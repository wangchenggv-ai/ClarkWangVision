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7F1F4">
      <w:pPr>
        <w:widowControl/>
        <w:jc w:val="left"/>
        <w:rPr>
          <w:color w:val="auto"/>
          <w:highlight w:val="none"/>
          <w:lang w:val="en-GB"/>
        </w:rPr>
      </w:pPr>
    </w:p>
    <w:p w14:paraId="38E0E9D5">
      <w:pPr>
        <w:widowControl/>
        <w:jc w:val="left"/>
        <w:rPr>
          <w:color w:val="auto"/>
          <w:highlight w:val="none"/>
          <w:lang w:val="en-GB"/>
        </w:rPr>
      </w:pPr>
    </w:p>
    <w:p w14:paraId="33E69B8B">
      <w:pPr>
        <w:widowControl/>
        <w:jc w:val="left"/>
        <w:rPr>
          <w:color w:val="auto"/>
          <w:highlight w:val="none"/>
        </w:rPr>
      </w:pPr>
      <w:r>
        <w:rPr>
          <w:rFonts w:hint="eastAsia" w:cs="仿宋_GB2312"/>
          <w:b/>
          <w:color w:val="auto"/>
          <w:sz w:val="52"/>
          <w:szCs w:val="52"/>
          <w:highlight w:val="none"/>
        </w:rPr>
        <w:t xml:space="preserve">      </w:t>
      </w:r>
    </w:p>
    <w:p w14:paraId="2507DC3D">
      <w:pPr>
        <w:rPr>
          <w:rFonts w:cs="仿宋_GB2312"/>
          <w:b/>
          <w:color w:val="auto"/>
          <w:sz w:val="28"/>
          <w:szCs w:val="28"/>
          <w:highlight w:val="none"/>
        </w:rPr>
      </w:pPr>
    </w:p>
    <w:p w14:paraId="13C05BD5">
      <w:pPr>
        <w:rPr>
          <w:rFonts w:ascii="仿宋" w:hAnsi="仿宋" w:eastAsia="仿宋" w:cs="仿宋_GB2312"/>
          <w:b/>
          <w:color w:val="auto"/>
          <w:sz w:val="28"/>
          <w:szCs w:val="28"/>
          <w:highlight w:val="none"/>
        </w:rPr>
      </w:pPr>
    </w:p>
    <w:p w14:paraId="566725D7">
      <w:pPr>
        <w:rPr>
          <w:rFonts w:ascii="仿宋" w:hAnsi="仿宋" w:eastAsia="仿宋" w:cs="仿宋_GB2312"/>
          <w:b/>
          <w:color w:val="auto"/>
          <w:sz w:val="28"/>
          <w:szCs w:val="28"/>
          <w:highlight w:val="none"/>
        </w:rPr>
      </w:pPr>
    </w:p>
    <w:p w14:paraId="2F839045">
      <w:pPr>
        <w:rPr>
          <w:rFonts w:ascii="仿宋" w:hAnsi="仿宋" w:eastAsia="仿宋" w:cs="仿宋_GB2312"/>
          <w:b/>
          <w:color w:val="auto"/>
          <w:sz w:val="28"/>
          <w:szCs w:val="28"/>
          <w:highlight w:val="none"/>
        </w:rPr>
      </w:pPr>
    </w:p>
    <w:p w14:paraId="72E70C28">
      <w:pPr>
        <w:jc w:val="center"/>
        <w:rPr>
          <w:rFonts w:hint="eastAsia" w:ascii="宋体" w:hAnsi="宋体" w:eastAsia="宋体" w:cs="仿宋_GB2312"/>
          <w:b/>
          <w:color w:val="auto"/>
          <w:sz w:val="72"/>
          <w:szCs w:val="72"/>
          <w:highlight w:val="none"/>
        </w:rPr>
      </w:pPr>
      <w:r>
        <w:rPr>
          <w:rFonts w:hint="eastAsia" w:ascii="宋体" w:hAnsi="宋体" w:eastAsia="宋体" w:cs="仿宋_GB2312"/>
          <w:b/>
          <w:color w:val="auto"/>
          <w:sz w:val="72"/>
          <w:szCs w:val="72"/>
          <w:highlight w:val="none"/>
        </w:rPr>
        <w:t>天津市职业大学</w:t>
      </w:r>
    </w:p>
    <w:p w14:paraId="0F148FEE">
      <w:pPr>
        <w:jc w:val="center"/>
        <w:rPr>
          <w:del w:id="0" w:author="王成" w:date="2025-06-18T12:34:58Z"/>
          <w:rFonts w:hint="eastAsia" w:ascii="宋体" w:hAnsi="宋体" w:eastAsia="宋体" w:cs="仿宋_GB2312"/>
          <w:b/>
          <w:color w:val="auto"/>
          <w:sz w:val="72"/>
          <w:szCs w:val="72"/>
          <w:highlight w:val="none"/>
          <w:lang w:val="en-US" w:eastAsia="zh-CN"/>
        </w:rPr>
      </w:pPr>
      <w:del w:id="1" w:author="王成" w:date="2025-06-18T12:34:43Z">
        <w:r>
          <w:rPr>
            <w:rFonts w:hint="default" w:ascii="宋体" w:hAnsi="宋体" w:eastAsia="宋体" w:cs="仿宋_GB2312"/>
            <w:b/>
            <w:color w:val="auto"/>
            <w:sz w:val="72"/>
            <w:szCs w:val="72"/>
            <w:highlight w:val="none"/>
            <w:lang w:val="en-US"/>
          </w:rPr>
          <w:delText>北京</w:delText>
        </w:r>
      </w:del>
      <w:ins w:id="2" w:author="王成" w:date="2025-06-18T12:34:44Z">
        <w:r>
          <w:rPr>
            <w:rFonts w:hint="eastAsia" w:ascii="宋体" w:hAnsi="宋体" w:eastAsia="宋体" w:cs="仿宋_GB2312"/>
            <w:b/>
            <w:color w:val="auto"/>
            <w:sz w:val="72"/>
            <w:szCs w:val="72"/>
            <w:highlight w:val="none"/>
            <w:lang w:val="en-US" w:eastAsia="zh-CN"/>
          </w:rPr>
          <w:t>苏州</w:t>
        </w:r>
      </w:ins>
      <w:r>
        <w:rPr>
          <w:rFonts w:hint="eastAsia" w:ascii="宋体" w:hAnsi="宋体" w:eastAsia="宋体" w:cs="仿宋_GB2312"/>
          <w:b/>
          <w:color w:val="auto"/>
          <w:sz w:val="72"/>
          <w:szCs w:val="72"/>
          <w:highlight w:val="none"/>
        </w:rPr>
        <w:t>高视</w:t>
      </w:r>
      <w:ins w:id="3" w:author="王成" w:date="2025-06-18T12:34:50Z">
        <w:r>
          <w:rPr>
            <w:rFonts w:hint="eastAsia" w:ascii="宋体" w:hAnsi="宋体" w:eastAsia="宋体" w:cs="仿宋_GB2312"/>
            <w:b/>
            <w:color w:val="auto"/>
            <w:sz w:val="72"/>
            <w:szCs w:val="72"/>
            <w:highlight w:val="none"/>
            <w:lang w:val="en-US" w:eastAsia="zh-CN"/>
          </w:rPr>
          <w:t>高</w:t>
        </w:r>
      </w:ins>
      <w:ins w:id="4" w:author="王成" w:date="2025-06-18T12:34:53Z">
        <w:r>
          <w:rPr>
            <w:rFonts w:hint="eastAsia" w:ascii="宋体" w:hAnsi="宋体" w:eastAsia="宋体" w:cs="仿宋_GB2312"/>
            <w:b/>
            <w:color w:val="auto"/>
            <w:sz w:val="72"/>
            <w:szCs w:val="72"/>
            <w:highlight w:val="none"/>
            <w:lang w:val="en-US" w:eastAsia="zh-CN"/>
          </w:rPr>
          <w:t>清</w:t>
        </w:r>
      </w:ins>
      <w:ins w:id="5" w:author="王成" w:date="2025-06-18T12:34:55Z">
        <w:r>
          <w:rPr>
            <w:rFonts w:hint="eastAsia" w:ascii="宋体" w:hAnsi="宋体" w:eastAsia="宋体" w:cs="仿宋_GB2312"/>
            <w:b/>
            <w:color w:val="auto"/>
            <w:sz w:val="72"/>
            <w:szCs w:val="72"/>
            <w:highlight w:val="none"/>
            <w:lang w:val="en-US" w:eastAsia="zh-CN"/>
          </w:rPr>
          <w:t>医疗</w:t>
        </w:r>
      </w:ins>
      <w:del w:id="6" w:author="王成" w:date="2025-06-18T12:34:48Z">
        <w:r>
          <w:rPr>
            <w:rFonts w:hint="eastAsia" w:ascii="宋体" w:hAnsi="宋体" w:eastAsia="宋体" w:cs="仿宋_GB2312"/>
            <w:b/>
            <w:color w:val="auto"/>
            <w:sz w:val="72"/>
            <w:szCs w:val="72"/>
            <w:highlight w:val="none"/>
          </w:rPr>
          <w:delText>远望</w:delText>
        </w:r>
      </w:del>
      <w:del w:id="7" w:author="王成" w:date="2025-06-18T12:35:02Z">
        <w:r>
          <w:rPr>
            <w:rFonts w:hint="eastAsia" w:ascii="宋体" w:hAnsi="宋体" w:eastAsia="宋体" w:cs="仿宋_GB2312"/>
            <w:b/>
            <w:color w:val="auto"/>
            <w:sz w:val="72"/>
            <w:szCs w:val="72"/>
            <w:highlight w:val="none"/>
          </w:rPr>
          <w:delText>科技</w:delText>
        </w:r>
      </w:del>
      <w:ins w:id="8" w:author="王成" w:date="2025-06-18T12:34:59Z">
        <w:r>
          <w:rPr>
            <w:rFonts w:hint="eastAsia" w:ascii="宋体" w:hAnsi="宋体" w:eastAsia="宋体" w:cs="仿宋_GB2312"/>
            <w:b/>
            <w:color w:val="auto"/>
            <w:sz w:val="72"/>
            <w:szCs w:val="72"/>
            <w:highlight w:val="none"/>
            <w:lang w:val="en-US" w:eastAsia="zh-CN"/>
          </w:rPr>
          <w:t>技术</w:t>
        </w:r>
      </w:ins>
    </w:p>
    <w:p w14:paraId="0F148FEE">
      <w:pPr>
        <w:jc w:val="center"/>
        <w:rPr>
          <w:rFonts w:hint="eastAsia" w:ascii="宋体" w:hAnsi="宋体" w:eastAsia="宋体" w:cs="仿宋_GB2312"/>
          <w:b/>
          <w:color w:val="auto"/>
          <w:sz w:val="72"/>
          <w:szCs w:val="72"/>
          <w:highlight w:val="none"/>
        </w:rPr>
        <w:pPrChange w:id="9" w:author="王成" w:date="2025-06-18T12:34:58Z">
          <w:pPr>
            <w:jc w:val="center"/>
          </w:pPr>
        </w:pPrChange>
      </w:pPr>
      <w:r>
        <w:rPr>
          <w:rFonts w:hint="eastAsia" w:ascii="宋体" w:hAnsi="宋体" w:eastAsia="宋体" w:cs="仿宋_GB2312"/>
          <w:b/>
          <w:color w:val="auto"/>
          <w:sz w:val="72"/>
          <w:szCs w:val="72"/>
          <w:highlight w:val="none"/>
        </w:rPr>
        <w:t>有限</w:t>
      </w:r>
      <w:del w:id="10" w:author="王成" w:date="2025-06-18T12:35:12Z">
        <w:r>
          <w:rPr>
            <w:rFonts w:hint="eastAsia" w:ascii="宋体" w:hAnsi="宋体" w:eastAsia="宋体" w:cs="仿宋_GB2312"/>
            <w:b/>
            <w:color w:val="auto"/>
            <w:sz w:val="72"/>
            <w:szCs w:val="72"/>
            <w:highlight w:val="none"/>
          </w:rPr>
          <w:delText>责任</w:delText>
        </w:r>
      </w:del>
      <w:r>
        <w:rPr>
          <w:rFonts w:hint="eastAsia" w:ascii="宋体" w:hAnsi="宋体" w:eastAsia="宋体" w:cs="仿宋_GB2312"/>
          <w:b/>
          <w:color w:val="auto"/>
          <w:sz w:val="72"/>
          <w:szCs w:val="72"/>
          <w:highlight w:val="none"/>
        </w:rPr>
        <w:t>公司</w:t>
      </w:r>
    </w:p>
    <w:p w14:paraId="150CEC57">
      <w:pPr>
        <w:jc w:val="center"/>
        <w:rPr>
          <w:rFonts w:ascii="宋体" w:hAnsi="宋体" w:eastAsia="宋体" w:cs="仿宋_GB2312"/>
          <w:b/>
          <w:color w:val="auto"/>
          <w:sz w:val="72"/>
          <w:szCs w:val="72"/>
          <w:highlight w:val="none"/>
        </w:rPr>
      </w:pPr>
      <w:r>
        <w:rPr>
          <w:rFonts w:hint="eastAsia" w:ascii="宋体" w:hAnsi="宋体" w:eastAsia="宋体" w:cs="仿宋_GB2312"/>
          <w:b/>
          <w:color w:val="auto"/>
          <w:sz w:val="72"/>
          <w:szCs w:val="72"/>
          <w:highlight w:val="none"/>
        </w:rPr>
        <w:t>合作</w:t>
      </w:r>
      <w:r>
        <w:rPr>
          <w:rFonts w:ascii="宋体" w:hAnsi="宋体" w:eastAsia="宋体" w:cs="仿宋_GB2312"/>
          <w:b/>
          <w:color w:val="auto"/>
          <w:sz w:val="72"/>
          <w:szCs w:val="72"/>
          <w:highlight w:val="none"/>
        </w:rPr>
        <w:t>协议书</w:t>
      </w:r>
    </w:p>
    <w:p w14:paraId="5A52BD7B">
      <w:pPr>
        <w:rPr>
          <w:rFonts w:ascii="仿宋" w:hAnsi="仿宋" w:eastAsia="仿宋" w:cs="仿宋_GB2312"/>
          <w:b/>
          <w:color w:val="auto"/>
          <w:sz w:val="28"/>
          <w:szCs w:val="28"/>
          <w:highlight w:val="none"/>
        </w:rPr>
      </w:pPr>
    </w:p>
    <w:p w14:paraId="26C48BF3">
      <w:pPr>
        <w:rPr>
          <w:rFonts w:ascii="仿宋" w:hAnsi="仿宋" w:eastAsia="仿宋" w:cs="仿宋_GB2312"/>
          <w:b/>
          <w:color w:val="auto"/>
          <w:sz w:val="28"/>
          <w:szCs w:val="28"/>
          <w:highlight w:val="none"/>
        </w:rPr>
      </w:pPr>
    </w:p>
    <w:p w14:paraId="1C392D0F">
      <w:pPr>
        <w:rPr>
          <w:rFonts w:ascii="仿宋" w:hAnsi="仿宋" w:eastAsia="仿宋" w:cs="仿宋_GB2312"/>
          <w:b/>
          <w:color w:val="auto"/>
          <w:sz w:val="28"/>
          <w:szCs w:val="28"/>
          <w:highlight w:val="none"/>
        </w:rPr>
      </w:pPr>
    </w:p>
    <w:p w14:paraId="5C0D48F8">
      <w:pPr>
        <w:rPr>
          <w:rFonts w:ascii="仿宋" w:hAnsi="仿宋" w:eastAsia="仿宋" w:cs="仿宋_GB2312"/>
          <w:b/>
          <w:color w:val="auto"/>
          <w:sz w:val="28"/>
          <w:szCs w:val="28"/>
          <w:highlight w:val="none"/>
        </w:rPr>
      </w:pPr>
    </w:p>
    <w:p w14:paraId="16C86D33">
      <w:pPr>
        <w:rPr>
          <w:rFonts w:ascii="仿宋" w:hAnsi="仿宋" w:eastAsia="仿宋" w:cs="仿宋_GB2312"/>
          <w:b/>
          <w:color w:val="auto"/>
          <w:sz w:val="28"/>
          <w:szCs w:val="28"/>
          <w:highlight w:val="none"/>
        </w:rPr>
      </w:pPr>
    </w:p>
    <w:p w14:paraId="34E9F9DD">
      <w:pPr>
        <w:rPr>
          <w:rFonts w:ascii="仿宋" w:hAnsi="仿宋" w:eastAsia="仿宋" w:cs="仿宋_GB2312"/>
          <w:b/>
          <w:color w:val="auto"/>
          <w:sz w:val="28"/>
          <w:szCs w:val="28"/>
          <w:highlight w:val="none"/>
        </w:rPr>
      </w:pPr>
    </w:p>
    <w:p w14:paraId="48AFAEA4">
      <w:pPr>
        <w:rPr>
          <w:rFonts w:ascii="仿宋" w:hAnsi="仿宋" w:eastAsia="仿宋" w:cs="仿宋_GB2312"/>
          <w:b/>
          <w:color w:val="auto"/>
          <w:sz w:val="28"/>
          <w:szCs w:val="28"/>
          <w:highlight w:val="none"/>
        </w:rPr>
      </w:pPr>
    </w:p>
    <w:p w14:paraId="2CA68253">
      <w:pPr>
        <w:rPr>
          <w:rFonts w:ascii="仿宋" w:hAnsi="仿宋" w:eastAsia="仿宋" w:cs="仿宋_GB2312"/>
          <w:b/>
          <w:color w:val="auto"/>
          <w:sz w:val="28"/>
          <w:szCs w:val="28"/>
          <w:highlight w:val="none"/>
        </w:rPr>
      </w:pPr>
    </w:p>
    <w:p w14:paraId="23513F84">
      <w:pPr>
        <w:jc w:val="center"/>
        <w:rPr>
          <w:rFonts w:ascii="宋体" w:hAnsi="宋体" w:eastAsia="宋体" w:cs="仿宋_GB2312"/>
          <w:b/>
          <w:color w:val="auto"/>
          <w:sz w:val="36"/>
          <w:szCs w:val="36"/>
          <w:highlight w:val="none"/>
        </w:rPr>
      </w:pPr>
      <w:r>
        <w:rPr>
          <w:rFonts w:hint="eastAsia" w:ascii="宋体" w:hAnsi="宋体" w:eastAsia="宋体" w:cs="仿宋_GB2312"/>
          <w:b/>
          <w:color w:val="auto"/>
          <w:sz w:val="36"/>
          <w:szCs w:val="36"/>
          <w:highlight w:val="none"/>
        </w:rPr>
        <w:t>2025年</w:t>
      </w:r>
      <w:ins w:id="11" w:author="王成" w:date="2025-06-18T13:29:32Z">
        <w:r>
          <w:rPr>
            <w:rFonts w:hint="default" w:ascii="宋体" w:hAnsi="宋体" w:eastAsia="宋体" w:cs="仿宋_GB2312"/>
            <w:b/>
            <w:color w:val="auto"/>
            <w:sz w:val="36"/>
            <w:szCs w:val="36"/>
            <w:highlight w:val="none"/>
            <w:lang w:val="en-US"/>
          </w:rPr>
          <w:t>6</w:t>
        </w:r>
      </w:ins>
      <w:del w:id="12" w:author="王成" w:date="2025-06-18T13:29:32Z">
        <w:r>
          <w:rPr>
            <w:rFonts w:hint="eastAsia" w:ascii="宋体" w:hAnsi="宋体" w:eastAsia="宋体" w:cs="仿宋_GB2312"/>
            <w:b/>
            <w:color w:val="auto"/>
            <w:sz w:val="36"/>
            <w:szCs w:val="36"/>
            <w:highlight w:val="none"/>
          </w:rPr>
          <w:delText>5</w:delText>
        </w:r>
      </w:del>
      <w:r>
        <w:rPr>
          <w:rFonts w:hint="eastAsia" w:ascii="宋体" w:hAnsi="宋体" w:eastAsia="宋体" w:cs="仿宋_GB2312"/>
          <w:b/>
          <w:color w:val="auto"/>
          <w:sz w:val="36"/>
          <w:szCs w:val="36"/>
          <w:highlight w:val="none"/>
        </w:rPr>
        <w:t>月</w:t>
      </w:r>
    </w:p>
    <w:p w14:paraId="541D52FF">
      <w:pPr>
        <w:jc w:val="center"/>
        <w:rPr>
          <w:rFonts w:ascii="宋体" w:hAnsi="宋体" w:eastAsia="宋体" w:cs="仿宋_GB2312"/>
          <w:b/>
          <w:color w:val="auto"/>
          <w:sz w:val="36"/>
          <w:szCs w:val="36"/>
          <w:highlight w:val="none"/>
        </w:rPr>
      </w:pPr>
      <w:r>
        <w:rPr>
          <w:rFonts w:hint="eastAsia" w:ascii="宋体" w:hAnsi="宋体" w:eastAsia="宋体" w:cs="仿宋_GB2312"/>
          <w:b/>
          <w:color w:val="auto"/>
          <w:sz w:val="36"/>
          <w:szCs w:val="36"/>
          <w:highlight w:val="none"/>
        </w:rPr>
        <w:t>中</w:t>
      </w:r>
      <w:r>
        <w:rPr>
          <w:rFonts w:ascii="宋体" w:hAnsi="宋体" w:eastAsia="宋体" w:cs="仿宋_GB2312"/>
          <w:b/>
          <w:color w:val="auto"/>
          <w:sz w:val="36"/>
          <w:szCs w:val="36"/>
          <w:highlight w:val="none"/>
        </w:rPr>
        <w:t>国</w:t>
      </w:r>
      <w:r>
        <w:rPr>
          <w:rFonts w:hint="eastAsia" w:ascii="宋体" w:hAnsi="宋体" w:eastAsia="宋体" w:cs="仿宋_GB2312"/>
          <w:b/>
          <w:color w:val="auto"/>
          <w:sz w:val="36"/>
          <w:szCs w:val="36"/>
          <w:highlight w:val="none"/>
        </w:rPr>
        <w:t>·天津</w:t>
      </w:r>
    </w:p>
    <w:p w14:paraId="33D69CE8">
      <w:pPr>
        <w:rPr>
          <w:rFonts w:ascii="仿宋" w:hAnsi="仿宋" w:eastAsia="仿宋" w:cs="仿宋_GB2312"/>
          <w:b/>
          <w:color w:val="auto"/>
          <w:sz w:val="28"/>
          <w:szCs w:val="28"/>
          <w:highlight w:val="none"/>
        </w:rPr>
      </w:pPr>
    </w:p>
    <w:p w14:paraId="01BF8691">
      <w:pPr>
        <w:rPr>
          <w:rFonts w:ascii="仿宋" w:hAnsi="仿宋" w:eastAsia="仿宋" w:cs="仿宋_GB2312"/>
          <w:b/>
          <w:color w:val="auto"/>
          <w:sz w:val="28"/>
          <w:szCs w:val="28"/>
          <w:highlight w:val="none"/>
        </w:rPr>
      </w:pPr>
    </w:p>
    <w:p w14:paraId="37381F1A">
      <w:pPr>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甲方：天津市职业大学（以下简称“甲方”）</w:t>
      </w:r>
    </w:p>
    <w:p w14:paraId="0298B6CC">
      <w:pPr>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地址：天津市北辰区洛河道2号</w:t>
      </w:r>
    </w:p>
    <w:p w14:paraId="1079F5D7">
      <w:pPr>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法定代表人：吴宗保</w:t>
      </w:r>
    </w:p>
    <w:p w14:paraId="34ECCB9E">
      <w:pPr>
        <w:tabs>
          <w:tab w:val="left" w:pos="4855"/>
        </w:tabs>
        <w:rPr>
          <w:rFonts w:ascii="宋体" w:hAnsi="宋体" w:eastAsia="宋体" w:cs="仿宋"/>
          <w:color w:val="auto"/>
          <w:sz w:val="32"/>
          <w:szCs w:val="32"/>
          <w:highlight w:val="none"/>
        </w:rPr>
      </w:pPr>
      <w:r>
        <w:rPr>
          <w:rFonts w:ascii="宋体" w:hAnsi="宋体" w:eastAsia="宋体" w:cs="仿宋"/>
          <w:color w:val="auto"/>
          <w:sz w:val="32"/>
          <w:szCs w:val="32"/>
          <w:highlight w:val="none"/>
        </w:rPr>
        <w:tab/>
      </w:r>
    </w:p>
    <w:p w14:paraId="13564E50">
      <w:pPr>
        <w:spacing w:line="600" w:lineRule="exact"/>
        <w:jc w:val="left"/>
        <w:rPr>
          <w:rFonts w:hint="eastAsia" w:ascii="宋体" w:hAnsi="宋体" w:eastAsia="宋体" w:cs="仿宋"/>
          <w:color w:val="auto"/>
          <w:sz w:val="32"/>
          <w:szCs w:val="32"/>
          <w:highlight w:val="none"/>
        </w:rPr>
        <w:pPrChange w:id="13" w:author="王成" w:date="2025-06-18T13:30:22Z">
          <w:pPr/>
        </w:pPrChange>
      </w:pPr>
      <w:r>
        <w:rPr>
          <w:rFonts w:hint="eastAsia" w:ascii="宋体" w:hAnsi="宋体" w:eastAsia="宋体" w:cs="仿宋"/>
          <w:color w:val="auto"/>
          <w:sz w:val="32"/>
          <w:szCs w:val="32"/>
          <w:highlight w:val="none"/>
        </w:rPr>
        <w:t>乙方：</w:t>
      </w:r>
      <w:ins w:id="14" w:author="王成" w:date="2025-06-18T13:30:17Z">
        <w:r>
          <w:rPr>
            <w:rFonts w:hint="eastAsia" w:ascii="宋体" w:hAnsi="宋体" w:eastAsia="宋体" w:cs="仿宋"/>
            <w:color w:val="auto"/>
            <w:sz w:val="32"/>
            <w:szCs w:val="32"/>
            <w:highlight w:val="none"/>
          </w:rPr>
          <w:t>苏州高视高清医疗技术有限公司</w:t>
        </w:r>
      </w:ins>
      <w:del w:id="15" w:author="王成" w:date="2025-06-18T13:30:17Z">
        <w:r>
          <w:rPr>
            <w:rFonts w:hint="eastAsia" w:ascii="宋体" w:hAnsi="宋体" w:eastAsia="宋体" w:cs="仿宋"/>
            <w:color w:val="auto"/>
            <w:sz w:val="32"/>
            <w:szCs w:val="32"/>
            <w:highlight w:val="none"/>
          </w:rPr>
          <w:delText>北京高视远望科技有限责任公司</w:delText>
        </w:r>
      </w:del>
    </w:p>
    <w:p w14:paraId="1ED56F41">
      <w:pPr>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 xml:space="preserve">     （以下简称“乙方”）</w:t>
      </w:r>
    </w:p>
    <w:p w14:paraId="6B134268">
      <w:pPr>
        <w:rPr>
          <w:ins w:id="16" w:author="王成" w:date="2025-06-18T13:30:28Z"/>
          <w:rFonts w:hint="eastAsia" w:ascii="宋体" w:hAnsi="宋体" w:eastAsia="宋体" w:cs="仿宋"/>
          <w:color w:val="auto"/>
          <w:sz w:val="32"/>
          <w:szCs w:val="32"/>
          <w:highlight w:val="none"/>
        </w:rPr>
      </w:pPr>
      <w:r>
        <w:rPr>
          <w:rFonts w:hint="eastAsia" w:ascii="宋体" w:hAnsi="宋体" w:eastAsia="宋体" w:cs="仿宋"/>
          <w:color w:val="auto"/>
          <w:sz w:val="32"/>
          <w:szCs w:val="32"/>
          <w:highlight w:val="none"/>
        </w:rPr>
        <w:t>地址：</w:t>
      </w:r>
      <w:ins w:id="17" w:author="王成" w:date="2025-06-18T13:31:16Z">
        <w:r>
          <w:rPr>
            <w:rFonts w:hint="eastAsia" w:ascii="宋体" w:hAnsi="宋体" w:eastAsia="宋体" w:cs="仿宋"/>
            <w:color w:val="auto"/>
            <w:sz w:val="32"/>
            <w:szCs w:val="32"/>
            <w:highlight w:val="none"/>
          </w:rPr>
          <w:t>中国（江苏）自由贸易试验区苏州片区桑田街218号生物产业园2号楼302B单元</w:t>
        </w:r>
      </w:ins>
    </w:p>
    <w:p w14:paraId="5721F78F">
      <w:pPr>
        <w:rPr>
          <w:del w:id="18" w:author="王成" w:date="2025-06-18T13:30:26Z"/>
          <w:rFonts w:ascii="宋体" w:hAnsi="宋体" w:eastAsia="宋体" w:cs="仿宋"/>
          <w:color w:val="auto"/>
          <w:sz w:val="32"/>
          <w:szCs w:val="32"/>
          <w:highlight w:val="none"/>
        </w:rPr>
      </w:pPr>
      <w:del w:id="19" w:author="王成" w:date="2025-06-18T13:30:26Z">
        <w:r>
          <w:rPr>
            <w:rFonts w:hint="eastAsia" w:ascii="宋体" w:hAnsi="宋体" w:eastAsia="宋体" w:cs="仿宋"/>
            <w:color w:val="auto"/>
            <w:sz w:val="32"/>
            <w:szCs w:val="32"/>
            <w:highlight w:val="none"/>
          </w:rPr>
          <w:delText>北京市西城区西直门南小街国英园1号楼825室</w:delText>
        </w:r>
      </w:del>
    </w:p>
    <w:p w14:paraId="12040ACF">
      <w:pPr>
        <w:rPr>
          <w:rFonts w:hint="default" w:ascii="宋体" w:hAnsi="宋体" w:eastAsia="宋体" w:cs="仿宋"/>
          <w:color w:val="auto"/>
          <w:sz w:val="32"/>
          <w:szCs w:val="32"/>
          <w:highlight w:val="none"/>
          <w:lang w:val="en-US" w:eastAsia="zh-CN"/>
        </w:rPr>
      </w:pPr>
      <w:r>
        <w:rPr>
          <w:rFonts w:hint="eastAsia" w:ascii="宋体" w:hAnsi="宋体" w:eastAsia="宋体" w:cs="仿宋"/>
          <w:color w:val="auto"/>
          <w:sz w:val="32"/>
          <w:szCs w:val="32"/>
          <w:highlight w:val="none"/>
        </w:rPr>
        <w:t>签约代表人：</w:t>
      </w:r>
      <w:del w:id="20" w:author="王成" w:date="2025-06-18T13:30:30Z">
        <w:r>
          <w:rPr>
            <w:rFonts w:hint="default" w:ascii="宋体" w:hAnsi="宋体" w:eastAsia="宋体" w:cs="仿宋"/>
            <w:color w:val="auto"/>
            <w:sz w:val="32"/>
            <w:szCs w:val="32"/>
            <w:highlight w:val="none"/>
            <w:lang w:val="en-US"/>
          </w:rPr>
          <w:delText>杨正敏</w:delText>
        </w:r>
      </w:del>
      <w:ins w:id="21" w:author="王成" w:date="2025-06-18T13:30:38Z">
        <w:r>
          <w:rPr>
            <w:rFonts w:hint="eastAsia" w:ascii="宋体" w:hAnsi="宋体" w:eastAsia="宋体" w:cs="仿宋"/>
            <w:color w:val="auto"/>
            <w:sz w:val="32"/>
            <w:szCs w:val="32"/>
            <w:highlight w:val="none"/>
            <w:lang w:val="en-US" w:eastAsia="zh-CN"/>
          </w:rPr>
          <w:t>王成</w:t>
        </w:r>
      </w:ins>
    </w:p>
    <w:p w14:paraId="5A8739A5">
      <w:pPr>
        <w:spacing w:line="360" w:lineRule="auto"/>
        <w:rPr>
          <w:rFonts w:ascii="仿宋" w:hAnsi="仿宋" w:eastAsia="仿宋"/>
          <w:color w:val="auto"/>
          <w:sz w:val="32"/>
          <w:szCs w:val="32"/>
          <w:highlight w:val="none"/>
        </w:rPr>
      </w:pPr>
    </w:p>
    <w:p w14:paraId="038B7C9A">
      <w:pPr>
        <w:tabs>
          <w:tab w:val="center" w:pos="4103"/>
        </w:tabs>
        <w:spacing w:line="346" w:lineRule="auto"/>
        <w:ind w:right="102" w:firstLine="640" w:firstLineChars="200"/>
        <w:rPr>
          <w:rFonts w:ascii="宋体" w:hAnsi="宋体" w:eastAsia="宋体"/>
          <w:color w:val="auto"/>
          <w:sz w:val="32"/>
          <w:szCs w:val="32"/>
          <w:highlight w:val="none"/>
        </w:rPr>
      </w:pPr>
      <w:bookmarkStart w:id="0" w:name="_Hlk34916499"/>
      <w:r>
        <w:rPr>
          <w:rFonts w:hint="eastAsia" w:ascii="宋体" w:hAnsi="宋体" w:eastAsia="宋体"/>
          <w:color w:val="auto"/>
          <w:kern w:val="0"/>
          <w:sz w:val="32"/>
          <w:szCs w:val="32"/>
          <w:highlight w:val="none"/>
        </w:rPr>
        <w:t>甲方</w:t>
      </w:r>
      <w:bookmarkEnd w:id="0"/>
      <w:r>
        <w:rPr>
          <w:rFonts w:hint="eastAsia" w:ascii="宋体" w:hAnsi="宋体" w:eastAsia="宋体"/>
          <w:color w:val="auto"/>
          <w:sz w:val="32"/>
          <w:szCs w:val="32"/>
          <w:highlight w:val="none"/>
        </w:rPr>
        <w:t>始建于1978年，是全国最早举办职业教育的高等职业院校之一，也是天津市办学规模最大的一所综合性高职院校。学校为首批28所“国家示范性高等职业院校建设计划”立项建设单位，是全国重点建设职业教育师资培养培训基地、天津市滨海新区技能型紧缺人才培养基地，2019年，学校成功入选“中国特色高水平高职学校和专业建设计划”高水平学校A档建设单位。</w:t>
      </w:r>
    </w:p>
    <w:p w14:paraId="3B885F33">
      <w:pPr>
        <w:tabs>
          <w:tab w:val="center" w:pos="4103"/>
        </w:tabs>
        <w:spacing w:line="346" w:lineRule="auto"/>
        <w:ind w:right="102" w:firstLine="640" w:firstLineChars="200"/>
        <w:rPr>
          <w:rFonts w:hint="default" w:ascii="宋体" w:hAnsi="宋体" w:eastAsia="宋体"/>
          <w:color w:val="auto"/>
          <w:sz w:val="32"/>
          <w:szCs w:val="32"/>
          <w:highlight w:val="none"/>
        </w:rPr>
      </w:pPr>
      <w:r>
        <w:rPr>
          <w:rFonts w:hint="eastAsia" w:ascii="宋体" w:hAnsi="宋体" w:eastAsia="宋体"/>
          <w:color w:val="auto"/>
          <w:sz w:val="32"/>
          <w:szCs w:val="32"/>
          <w:highlight w:val="none"/>
        </w:rPr>
        <w:t>乙方是一家</w:t>
      </w:r>
      <w:r>
        <w:rPr>
          <w:rFonts w:hint="default" w:ascii="宋体" w:hAnsi="宋体" w:eastAsia="宋体"/>
          <w:color w:val="auto"/>
          <w:sz w:val="32"/>
          <w:szCs w:val="32"/>
          <w:highlight w:val="none"/>
        </w:rPr>
        <w:t>专注于智能视觉技术与高端光学设备</w:t>
      </w:r>
      <w:ins w:id="22" w:author="王成" w:date="2025-06-18T13:32:02Z">
        <w:r>
          <w:rPr>
            <w:rFonts w:hint="eastAsia" w:ascii="宋体" w:hAnsi="宋体" w:eastAsia="宋体"/>
            <w:color w:val="auto"/>
            <w:sz w:val="32"/>
            <w:szCs w:val="32"/>
            <w:highlight w:val="none"/>
            <w:lang w:val="en-US" w:eastAsia="zh-CN"/>
          </w:rPr>
          <w:t>和</w:t>
        </w:r>
      </w:ins>
      <w:ins w:id="23" w:author="王成" w:date="2025-06-18T13:31:58Z">
        <w:r>
          <w:rPr>
            <w:rFonts w:hint="eastAsia" w:ascii="宋体" w:hAnsi="宋体" w:eastAsia="宋体"/>
            <w:color w:val="auto"/>
            <w:sz w:val="32"/>
            <w:szCs w:val="32"/>
            <w:highlight w:val="none"/>
            <w:lang w:val="en-US" w:eastAsia="zh-CN"/>
          </w:rPr>
          <w:t>耗材</w:t>
        </w:r>
      </w:ins>
      <w:r>
        <w:rPr>
          <w:rFonts w:hint="default" w:ascii="宋体" w:hAnsi="宋体" w:eastAsia="宋体"/>
          <w:color w:val="auto"/>
          <w:sz w:val="32"/>
          <w:szCs w:val="32"/>
          <w:highlight w:val="none"/>
        </w:rPr>
        <w:t>研发的高科技企业，</w:t>
      </w:r>
      <w:r>
        <w:rPr>
          <w:rFonts w:hint="eastAsia" w:ascii="宋体" w:hAnsi="宋体" w:eastAsia="宋体"/>
          <w:color w:val="auto"/>
          <w:sz w:val="32"/>
          <w:szCs w:val="32"/>
          <w:highlight w:val="none"/>
        </w:rPr>
        <w:t>专注于眼科</w:t>
      </w:r>
      <w:del w:id="24" w:author="王成" w:date="2025-06-18T13:32:17Z">
        <w:r>
          <w:rPr>
            <w:rFonts w:hint="default" w:ascii="宋体" w:hAnsi="宋体" w:eastAsia="宋体"/>
            <w:color w:val="auto"/>
            <w:sz w:val="32"/>
            <w:szCs w:val="32"/>
            <w:highlight w:val="none"/>
            <w:lang w:val="en-US"/>
          </w:rPr>
          <w:delText>智能</w:delText>
        </w:r>
      </w:del>
      <w:ins w:id="25" w:author="王成" w:date="2025-06-18T13:32:18Z">
        <w:r>
          <w:rPr>
            <w:rFonts w:hint="eastAsia" w:ascii="宋体" w:hAnsi="宋体" w:eastAsia="宋体"/>
            <w:color w:val="auto"/>
            <w:sz w:val="32"/>
            <w:szCs w:val="32"/>
            <w:highlight w:val="none"/>
            <w:lang w:val="en-US" w:eastAsia="zh-CN"/>
          </w:rPr>
          <w:t>光学</w:t>
        </w:r>
      </w:ins>
      <w:r>
        <w:rPr>
          <w:rFonts w:hint="eastAsia" w:ascii="宋体" w:hAnsi="宋体" w:eastAsia="宋体"/>
          <w:color w:val="auto"/>
          <w:sz w:val="32"/>
          <w:szCs w:val="32"/>
          <w:highlight w:val="none"/>
        </w:rPr>
        <w:t>诊断设备</w:t>
      </w:r>
      <w:ins w:id="26" w:author="王成" w:date="2025-06-18T13:32:27Z">
        <w:r>
          <w:rPr>
            <w:rFonts w:hint="eastAsia" w:ascii="宋体" w:hAnsi="宋体" w:eastAsia="宋体"/>
            <w:color w:val="auto"/>
            <w:sz w:val="32"/>
            <w:szCs w:val="32"/>
            <w:highlight w:val="none"/>
            <w:lang w:val="en-US" w:eastAsia="zh-CN"/>
          </w:rPr>
          <w:t>和</w:t>
        </w:r>
      </w:ins>
      <w:ins w:id="27" w:author="王成" w:date="2025-06-18T13:32:28Z">
        <w:r>
          <w:rPr>
            <w:rFonts w:hint="eastAsia" w:ascii="宋体" w:hAnsi="宋体" w:eastAsia="宋体"/>
            <w:color w:val="auto"/>
            <w:sz w:val="32"/>
            <w:szCs w:val="32"/>
            <w:highlight w:val="none"/>
            <w:lang w:val="en-US" w:eastAsia="zh-CN"/>
          </w:rPr>
          <w:t>光学</w:t>
        </w:r>
      </w:ins>
      <w:ins w:id="28" w:author="王成" w:date="2025-06-18T13:32:31Z">
        <w:r>
          <w:rPr>
            <w:rFonts w:hint="eastAsia" w:ascii="宋体" w:hAnsi="宋体" w:eastAsia="宋体"/>
            <w:color w:val="auto"/>
            <w:sz w:val="32"/>
            <w:szCs w:val="32"/>
            <w:highlight w:val="none"/>
            <w:lang w:val="en-US" w:eastAsia="zh-CN"/>
          </w:rPr>
          <w:t>镜片</w:t>
        </w:r>
      </w:ins>
      <w:r>
        <w:rPr>
          <w:rFonts w:hint="eastAsia" w:ascii="宋体" w:hAnsi="宋体" w:eastAsia="宋体"/>
          <w:color w:val="auto"/>
          <w:sz w:val="32"/>
          <w:szCs w:val="32"/>
          <w:highlight w:val="none"/>
        </w:rPr>
        <w:t>研发、制造、销售于一体的高</w:t>
      </w:r>
      <w:del w:id="29" w:author="王成" w:date="2025-06-18T13:32:39Z">
        <w:r>
          <w:rPr>
            <w:rFonts w:hint="eastAsia" w:ascii="宋体" w:hAnsi="宋体" w:eastAsia="宋体"/>
            <w:color w:val="auto"/>
            <w:sz w:val="32"/>
            <w:szCs w:val="32"/>
            <w:highlight w:val="none"/>
          </w:rPr>
          <w:delText>新</w:delText>
        </w:r>
      </w:del>
      <w:r>
        <w:rPr>
          <w:rFonts w:hint="eastAsia" w:ascii="宋体" w:hAnsi="宋体" w:eastAsia="宋体"/>
          <w:color w:val="auto"/>
          <w:sz w:val="32"/>
          <w:szCs w:val="32"/>
          <w:highlight w:val="none"/>
        </w:rPr>
        <w:t>技术企业。公司以“推动</w:t>
      </w:r>
      <w:del w:id="30" w:author="王成" w:date="2025-06-18T13:32:47Z">
        <w:r>
          <w:rPr>
            <w:rFonts w:hint="default" w:ascii="宋体" w:hAnsi="宋体" w:eastAsia="宋体"/>
            <w:color w:val="auto"/>
            <w:sz w:val="32"/>
            <w:szCs w:val="32"/>
            <w:highlight w:val="none"/>
            <w:lang w:val="en-US"/>
          </w:rPr>
          <w:delText>精准眼科诊疗</w:delText>
        </w:r>
      </w:del>
      <w:ins w:id="31" w:author="王成" w:date="2025-06-18T13:32:49Z">
        <w:r>
          <w:rPr>
            <w:rFonts w:hint="eastAsia" w:ascii="宋体" w:hAnsi="宋体" w:eastAsia="宋体"/>
            <w:color w:val="auto"/>
            <w:sz w:val="32"/>
            <w:szCs w:val="32"/>
            <w:highlight w:val="none"/>
            <w:lang w:val="en-US" w:eastAsia="zh-CN"/>
          </w:rPr>
          <w:t>眼视光</w:t>
        </w:r>
      </w:ins>
      <w:ins w:id="32" w:author="王成" w:date="2025-06-18T13:32:52Z">
        <w:r>
          <w:rPr>
            <w:rFonts w:hint="eastAsia" w:ascii="宋体" w:hAnsi="宋体" w:eastAsia="宋体"/>
            <w:color w:val="auto"/>
            <w:sz w:val="32"/>
            <w:szCs w:val="32"/>
            <w:highlight w:val="none"/>
            <w:lang w:val="en-US" w:eastAsia="zh-CN"/>
          </w:rPr>
          <w:t>设备</w:t>
        </w:r>
      </w:ins>
      <w:ins w:id="33" w:author="王成" w:date="2025-06-18T13:32:54Z">
        <w:r>
          <w:rPr>
            <w:rFonts w:hint="eastAsia" w:ascii="宋体" w:hAnsi="宋体" w:eastAsia="宋体"/>
            <w:color w:val="auto"/>
            <w:sz w:val="32"/>
            <w:szCs w:val="32"/>
            <w:highlight w:val="none"/>
            <w:lang w:val="en-US" w:eastAsia="zh-CN"/>
          </w:rPr>
          <w:t>和</w:t>
        </w:r>
      </w:ins>
      <w:ins w:id="34" w:author="王成" w:date="2025-06-18T13:32:55Z">
        <w:r>
          <w:rPr>
            <w:rFonts w:hint="eastAsia" w:ascii="宋体" w:hAnsi="宋体" w:eastAsia="宋体"/>
            <w:color w:val="auto"/>
            <w:sz w:val="32"/>
            <w:szCs w:val="32"/>
            <w:highlight w:val="none"/>
            <w:lang w:val="en-US" w:eastAsia="zh-CN"/>
          </w:rPr>
          <w:t>耗材</w:t>
        </w:r>
      </w:ins>
      <w:r>
        <w:rPr>
          <w:rFonts w:hint="eastAsia" w:ascii="宋体" w:hAnsi="宋体" w:eastAsia="宋体"/>
          <w:color w:val="auto"/>
          <w:sz w:val="32"/>
          <w:szCs w:val="32"/>
          <w:highlight w:val="none"/>
        </w:rPr>
        <w:t>国产化”为使命，核心团队由资深光学工程师、人工智能算法专家及临床医学顾问组成，致力于打破进口设备技术垄断。</w:t>
      </w:r>
      <w:r>
        <w:rPr>
          <w:rFonts w:hint="default" w:ascii="宋体" w:hAnsi="宋体" w:eastAsia="宋体"/>
          <w:color w:val="auto"/>
          <w:sz w:val="32"/>
          <w:szCs w:val="32"/>
          <w:highlight w:val="none"/>
        </w:rPr>
        <w:t>公司坚持以创新驱动发展，已获得多项专利和软件著作权，产品广泛应用于</w:t>
      </w:r>
      <w:del w:id="35" w:author="王成" w:date="2025-06-18T13:33:51Z">
        <w:r>
          <w:rPr>
            <w:rFonts w:hint="default" w:ascii="宋体" w:hAnsi="宋体" w:eastAsia="宋体"/>
            <w:color w:val="auto"/>
            <w:sz w:val="32"/>
            <w:szCs w:val="32"/>
            <w:highlight w:val="none"/>
            <w:lang w:val="en-US"/>
          </w:rPr>
          <w:delText>智能制造、医疗诊断、智慧城市等场景</w:delText>
        </w:r>
      </w:del>
      <w:ins w:id="36" w:author="王成" w:date="2025-06-18T13:33:56Z">
        <w:r>
          <w:rPr>
            <w:rFonts w:hint="eastAsia" w:ascii="宋体" w:hAnsi="宋体" w:eastAsia="宋体"/>
            <w:color w:val="auto"/>
            <w:sz w:val="32"/>
            <w:szCs w:val="32"/>
            <w:highlight w:val="none"/>
            <w:lang w:val="en-US" w:eastAsia="zh-CN"/>
          </w:rPr>
          <w:t>视光</w:t>
        </w:r>
      </w:ins>
      <w:ins w:id="37" w:author="王成" w:date="2025-06-18T13:33:57Z">
        <w:r>
          <w:rPr>
            <w:rFonts w:hint="eastAsia" w:ascii="宋体" w:hAnsi="宋体" w:eastAsia="宋体"/>
            <w:color w:val="auto"/>
            <w:sz w:val="32"/>
            <w:szCs w:val="32"/>
            <w:highlight w:val="none"/>
            <w:lang w:val="en-US" w:eastAsia="zh-CN"/>
          </w:rPr>
          <w:t>领域，</w:t>
        </w:r>
      </w:ins>
      <w:ins w:id="38" w:author="王成" w:date="2025-06-18T13:33:58Z">
        <w:r>
          <w:rPr>
            <w:rFonts w:hint="eastAsia" w:ascii="宋体" w:hAnsi="宋体" w:eastAsia="宋体"/>
            <w:color w:val="auto"/>
            <w:sz w:val="32"/>
            <w:szCs w:val="32"/>
            <w:highlight w:val="none"/>
            <w:lang w:val="en-US" w:eastAsia="zh-CN"/>
          </w:rPr>
          <w:t>特别</w:t>
        </w:r>
      </w:ins>
      <w:ins w:id="39" w:author="王成" w:date="2025-06-18T13:33:59Z">
        <w:r>
          <w:rPr>
            <w:rFonts w:hint="eastAsia" w:ascii="宋体" w:hAnsi="宋体" w:eastAsia="宋体"/>
            <w:color w:val="auto"/>
            <w:sz w:val="32"/>
            <w:szCs w:val="32"/>
            <w:highlight w:val="none"/>
            <w:lang w:val="en-US" w:eastAsia="zh-CN"/>
          </w:rPr>
          <w:t>是</w:t>
        </w:r>
      </w:ins>
      <w:ins w:id="40" w:author="王成" w:date="2025-06-18T13:34:00Z">
        <w:r>
          <w:rPr>
            <w:rFonts w:hint="eastAsia" w:ascii="宋体" w:hAnsi="宋体" w:eastAsia="宋体"/>
            <w:color w:val="auto"/>
            <w:sz w:val="32"/>
            <w:szCs w:val="32"/>
            <w:highlight w:val="none"/>
            <w:lang w:val="en-US" w:eastAsia="zh-CN"/>
          </w:rPr>
          <w:t>近视</w:t>
        </w:r>
      </w:ins>
      <w:ins w:id="41" w:author="王成" w:date="2025-06-18T13:34:03Z">
        <w:r>
          <w:rPr>
            <w:rFonts w:hint="eastAsia" w:ascii="宋体" w:hAnsi="宋体" w:eastAsia="宋体"/>
            <w:color w:val="auto"/>
            <w:sz w:val="32"/>
            <w:szCs w:val="32"/>
            <w:highlight w:val="none"/>
            <w:lang w:val="en-US" w:eastAsia="zh-CN"/>
          </w:rPr>
          <w:t>防控</w:t>
        </w:r>
      </w:ins>
      <w:ins w:id="42" w:author="王成" w:date="2025-06-18T13:34:04Z">
        <w:r>
          <w:rPr>
            <w:rFonts w:hint="eastAsia" w:ascii="宋体" w:hAnsi="宋体" w:eastAsia="宋体"/>
            <w:color w:val="auto"/>
            <w:sz w:val="32"/>
            <w:szCs w:val="32"/>
            <w:highlight w:val="none"/>
            <w:lang w:val="en-US" w:eastAsia="zh-CN"/>
          </w:rPr>
          <w:t>和</w:t>
        </w:r>
      </w:ins>
      <w:ins w:id="43" w:author="王成" w:date="2025-06-18T13:34:05Z">
        <w:r>
          <w:rPr>
            <w:rFonts w:hint="eastAsia" w:ascii="宋体" w:hAnsi="宋体" w:eastAsia="宋体"/>
            <w:color w:val="auto"/>
            <w:sz w:val="32"/>
            <w:szCs w:val="32"/>
            <w:highlight w:val="none"/>
            <w:lang w:val="en-US" w:eastAsia="zh-CN"/>
          </w:rPr>
          <w:t>老</w:t>
        </w:r>
      </w:ins>
      <w:ins w:id="44" w:author="王成" w:date="2025-06-18T13:34:10Z">
        <w:r>
          <w:rPr>
            <w:rFonts w:hint="eastAsia" w:ascii="宋体" w:hAnsi="宋体" w:eastAsia="宋体"/>
            <w:color w:val="auto"/>
            <w:sz w:val="32"/>
            <w:szCs w:val="32"/>
            <w:highlight w:val="none"/>
            <w:lang w:val="en-US" w:eastAsia="zh-CN"/>
          </w:rPr>
          <w:t>视</w:t>
        </w:r>
      </w:ins>
      <w:ins w:id="45" w:author="王成" w:date="2025-06-18T13:34:13Z">
        <w:r>
          <w:rPr>
            <w:rFonts w:hint="eastAsia" w:ascii="宋体" w:hAnsi="宋体" w:eastAsia="宋体"/>
            <w:color w:val="auto"/>
            <w:sz w:val="32"/>
            <w:szCs w:val="32"/>
            <w:highlight w:val="none"/>
            <w:lang w:val="en-US" w:eastAsia="zh-CN"/>
          </w:rPr>
          <w:t>管理</w:t>
        </w:r>
      </w:ins>
      <w:ins w:id="46" w:author="王成" w:date="2025-06-18T13:34:14Z">
        <w:r>
          <w:rPr>
            <w:rFonts w:hint="eastAsia" w:ascii="宋体" w:hAnsi="宋体" w:eastAsia="宋体"/>
            <w:color w:val="auto"/>
            <w:sz w:val="32"/>
            <w:szCs w:val="32"/>
            <w:highlight w:val="none"/>
            <w:lang w:val="en-US" w:eastAsia="zh-CN"/>
          </w:rPr>
          <w:t>两个</w:t>
        </w:r>
      </w:ins>
      <w:ins w:id="47" w:author="王成" w:date="2025-06-18T13:34:16Z">
        <w:r>
          <w:rPr>
            <w:rFonts w:hint="eastAsia" w:ascii="宋体" w:hAnsi="宋体" w:eastAsia="宋体"/>
            <w:color w:val="auto"/>
            <w:sz w:val="32"/>
            <w:szCs w:val="32"/>
            <w:highlight w:val="none"/>
            <w:lang w:val="en-US" w:eastAsia="zh-CN"/>
          </w:rPr>
          <w:t>领域</w:t>
        </w:r>
      </w:ins>
      <w:r>
        <w:rPr>
          <w:rFonts w:hint="default" w:ascii="宋体" w:hAnsi="宋体" w:eastAsia="宋体"/>
          <w:color w:val="auto"/>
          <w:sz w:val="32"/>
          <w:szCs w:val="32"/>
          <w:highlight w:val="none"/>
        </w:rPr>
        <w:t>，赢得了市场与客户的广泛认可。</w:t>
      </w:r>
    </w:p>
    <w:p w14:paraId="02E1835D">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甲乙双方秉持“资源共享、优势互补、协同创新、互利共赢”原则，依托甲方在职业教育领域的教学资源、行业影响力及乙方在专业技术、产品研发、产业资源的优势，共同提升教学质量与科研创新能力，培养符合行业发展需求的高水平技能，推动职业教育与产业深度融合。经双方友好协商，一致同意在互惠互利、共同发展的基础上，达成如下合作共识，以资共同遵守。</w:t>
      </w:r>
    </w:p>
    <w:p w14:paraId="04DC9C4A">
      <w:pPr>
        <w:pStyle w:val="21"/>
        <w:tabs>
          <w:tab w:val="center" w:pos="4103"/>
        </w:tabs>
        <w:spacing w:line="346" w:lineRule="auto"/>
        <w:ind w:right="102" w:firstLine="640"/>
        <w:rPr>
          <w:rFonts w:ascii="黑体" w:hAnsi="黑体" w:eastAsia="黑体" w:cs="仿宋"/>
          <w:color w:val="auto"/>
          <w:kern w:val="0"/>
          <w:sz w:val="32"/>
          <w:szCs w:val="32"/>
          <w:highlight w:val="none"/>
        </w:rPr>
      </w:pPr>
      <w:r>
        <w:rPr>
          <w:rFonts w:ascii="黑体" w:hAnsi="黑体" w:eastAsia="黑体" w:cs="仿宋"/>
          <w:color w:val="auto"/>
          <w:kern w:val="0"/>
          <w:sz w:val="32"/>
          <w:szCs w:val="32"/>
          <w:highlight w:val="none"/>
        </w:rPr>
        <w:t>一、</w:t>
      </w:r>
      <w:r>
        <w:rPr>
          <w:rFonts w:hint="eastAsia" w:ascii="黑体" w:hAnsi="黑体" w:eastAsia="黑体" w:cs="仿宋"/>
          <w:color w:val="auto"/>
          <w:kern w:val="0"/>
          <w:sz w:val="32"/>
          <w:szCs w:val="32"/>
          <w:highlight w:val="none"/>
        </w:rPr>
        <w:t>合作目标</w:t>
      </w:r>
    </w:p>
    <w:p w14:paraId="6EC16F94">
      <w:pPr>
        <w:pStyle w:val="21"/>
        <w:tabs>
          <w:tab w:val="center" w:pos="4103"/>
        </w:tabs>
        <w:spacing w:line="346" w:lineRule="auto"/>
        <w:ind w:firstLine="64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根据甲方的专业设置要求与乙方的岗位能力要求，共同完成实习实训和创新能力培养的制定，共同完成高质量学生培养，深化产教融合，共建高视眼视光技术培训基地，开展眼视光相关教学装备开发等课题研究，推动进口设备国产化及技术升级，建立隐形眼镜</w:t>
      </w:r>
      <w:del w:id="48" w:author="王成" w:date="2025-06-18T13:35:01Z">
        <w:r>
          <w:rPr>
            <w:rFonts w:hint="default" w:ascii="宋体" w:hAnsi="宋体" w:eastAsia="宋体" w:cs="仿宋"/>
            <w:color w:val="auto"/>
            <w:kern w:val="0"/>
            <w:sz w:val="32"/>
            <w:szCs w:val="32"/>
            <w:highlight w:val="none"/>
            <w:lang w:val="en-US"/>
          </w:rPr>
          <w:delText>和大镜片设计</w:delText>
        </w:r>
      </w:del>
      <w:ins w:id="49" w:author="王成" w:date="2025-06-18T13:35:02Z">
        <w:r>
          <w:rPr>
            <w:rFonts w:hint="eastAsia" w:ascii="宋体" w:hAnsi="宋体" w:eastAsia="宋体" w:cs="仿宋"/>
            <w:color w:val="auto"/>
            <w:kern w:val="0"/>
            <w:sz w:val="32"/>
            <w:szCs w:val="32"/>
            <w:highlight w:val="none"/>
            <w:lang w:val="en-US" w:eastAsia="zh-CN"/>
          </w:rPr>
          <w:t>的</w:t>
        </w:r>
      </w:ins>
      <w:ins w:id="50" w:author="王成" w:date="2025-06-18T13:35:19Z">
        <w:r>
          <w:rPr>
            <w:rFonts w:hint="eastAsia" w:ascii="宋体" w:hAnsi="宋体" w:eastAsia="宋体" w:cs="仿宋"/>
            <w:color w:val="auto"/>
            <w:kern w:val="0"/>
            <w:sz w:val="32"/>
            <w:szCs w:val="32"/>
            <w:highlight w:val="none"/>
            <w:lang w:val="en-US" w:eastAsia="zh-CN"/>
          </w:rPr>
          <w:t>光学</w:t>
        </w:r>
      </w:ins>
      <w:ins w:id="51" w:author="王成" w:date="2025-06-18T13:35:03Z">
        <w:r>
          <w:rPr>
            <w:rFonts w:hint="eastAsia" w:ascii="宋体" w:hAnsi="宋体" w:eastAsia="宋体" w:cs="仿宋"/>
            <w:color w:val="auto"/>
            <w:kern w:val="0"/>
            <w:sz w:val="32"/>
            <w:szCs w:val="32"/>
            <w:highlight w:val="none"/>
            <w:lang w:val="en-US" w:eastAsia="zh-CN"/>
          </w:rPr>
          <w:t>设计</w:t>
        </w:r>
      </w:ins>
      <w:ins w:id="52" w:author="王成" w:date="2025-06-18T13:35:04Z">
        <w:r>
          <w:rPr>
            <w:rFonts w:hint="eastAsia" w:ascii="宋体" w:hAnsi="宋体" w:eastAsia="宋体" w:cs="仿宋"/>
            <w:color w:val="auto"/>
            <w:kern w:val="0"/>
            <w:sz w:val="32"/>
            <w:szCs w:val="32"/>
            <w:highlight w:val="none"/>
            <w:lang w:val="en-US" w:eastAsia="zh-CN"/>
          </w:rPr>
          <w:t>和</w:t>
        </w:r>
      </w:ins>
      <w:ins w:id="53" w:author="王成" w:date="2025-06-18T13:35:05Z">
        <w:r>
          <w:rPr>
            <w:rFonts w:hint="eastAsia" w:ascii="宋体" w:hAnsi="宋体" w:eastAsia="宋体" w:cs="仿宋"/>
            <w:color w:val="auto"/>
            <w:kern w:val="0"/>
            <w:sz w:val="32"/>
            <w:szCs w:val="32"/>
            <w:highlight w:val="none"/>
            <w:lang w:val="en-US" w:eastAsia="zh-CN"/>
          </w:rPr>
          <w:t>教学</w:t>
        </w:r>
      </w:ins>
      <w:r>
        <w:rPr>
          <w:rFonts w:hint="eastAsia" w:ascii="宋体" w:hAnsi="宋体" w:eastAsia="宋体" w:cs="仿宋"/>
          <w:color w:val="auto"/>
          <w:kern w:val="0"/>
          <w:sz w:val="32"/>
          <w:szCs w:val="32"/>
          <w:highlight w:val="none"/>
        </w:rPr>
        <w:t>软件、裂隙灯显微镜考核系统、干眼仪等专项培训体系，推动</w:t>
      </w:r>
      <w:r>
        <w:rPr>
          <w:rFonts w:hint="eastAsia" w:ascii="宋体" w:hAnsi="宋体" w:eastAsia="宋体" w:cs="仿宋"/>
          <w:color w:val="auto"/>
          <w:kern w:val="0"/>
          <w:sz w:val="32"/>
          <w:szCs w:val="32"/>
          <w:highlight w:val="none"/>
          <w:lang w:val="en-US" w:eastAsia="zh-CN"/>
        </w:rPr>
        <w:t>隐形眼镜、</w:t>
      </w:r>
      <w:r>
        <w:rPr>
          <w:rFonts w:hint="eastAsia" w:ascii="宋体" w:hAnsi="宋体" w:eastAsia="宋体" w:cs="仿宋"/>
          <w:color w:val="auto"/>
          <w:kern w:val="0"/>
          <w:sz w:val="32"/>
          <w:szCs w:val="32"/>
          <w:highlight w:val="none"/>
        </w:rPr>
        <w:t>裂隙灯规范检查及干眼相关技术标准的制定和推广，充分体现互惠互利，产学融通，明确各方权责，共同推动人才培养和行业进步。</w:t>
      </w:r>
    </w:p>
    <w:p w14:paraId="4B030E7B">
      <w:pPr>
        <w:pStyle w:val="21"/>
        <w:tabs>
          <w:tab w:val="center" w:pos="4103"/>
        </w:tabs>
        <w:spacing w:line="346" w:lineRule="auto"/>
        <w:ind w:right="102" w:firstLine="640"/>
        <w:rPr>
          <w:rFonts w:ascii="黑体" w:hAnsi="黑体" w:eastAsia="黑体" w:cs="仿宋"/>
          <w:color w:val="auto"/>
          <w:kern w:val="0"/>
          <w:sz w:val="32"/>
          <w:szCs w:val="32"/>
          <w:highlight w:val="none"/>
        </w:rPr>
      </w:pPr>
      <w:r>
        <w:rPr>
          <w:rFonts w:ascii="黑体" w:hAnsi="黑体" w:eastAsia="黑体" w:cs="仿宋"/>
          <w:color w:val="auto"/>
          <w:kern w:val="0"/>
          <w:sz w:val="32"/>
          <w:szCs w:val="32"/>
          <w:highlight w:val="none"/>
        </w:rPr>
        <w:t>二、</w:t>
      </w:r>
      <w:r>
        <w:rPr>
          <w:rFonts w:hint="eastAsia" w:ascii="黑体" w:hAnsi="黑体" w:eastAsia="黑体" w:cs="仿宋"/>
          <w:color w:val="auto"/>
          <w:kern w:val="0"/>
          <w:sz w:val="32"/>
          <w:szCs w:val="32"/>
          <w:highlight w:val="none"/>
        </w:rPr>
        <w:t>合作内容</w:t>
      </w:r>
    </w:p>
    <w:p w14:paraId="65C1C3D1">
      <w:pPr>
        <w:ind w:left="420" w:left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（一）人才培养  </w:t>
      </w:r>
    </w:p>
    <w:p w14:paraId="6636E206">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1.共建“高视眼视光实训基地”：乙方预计捐赠投入价值不少于</w:t>
      </w:r>
      <w:r>
        <w:rPr>
          <w:rFonts w:hint="eastAsia" w:ascii="宋体" w:hAnsi="宋体" w:eastAsia="宋体" w:cs="仿宋"/>
          <w:color w:val="auto"/>
          <w:kern w:val="0"/>
          <w:sz w:val="32"/>
          <w:szCs w:val="32"/>
          <w:highlight w:val="yellow"/>
        </w:rPr>
        <w:t>XX万</w:t>
      </w:r>
      <w:r>
        <w:rPr>
          <w:rFonts w:hint="eastAsia" w:ascii="宋体" w:hAnsi="宋体" w:eastAsia="宋体" w:cs="仿宋"/>
          <w:color w:val="auto"/>
          <w:kern w:val="0"/>
          <w:sz w:val="32"/>
          <w:szCs w:val="32"/>
          <w:highlight w:val="none"/>
        </w:rPr>
        <w:t>元眼科检查设备</w:t>
      </w:r>
      <w:r>
        <w:rPr>
          <w:rFonts w:hint="eastAsia" w:ascii="宋体" w:hAnsi="宋体" w:eastAsia="宋体" w:cs="仿宋"/>
          <w:color w:val="auto"/>
          <w:kern w:val="0"/>
          <w:sz w:val="32"/>
          <w:szCs w:val="32"/>
          <w:highlight w:val="none"/>
          <w:lang w:eastAsia="zh-CN"/>
        </w:rPr>
        <w:t>，</w:t>
      </w:r>
      <w:r>
        <w:rPr>
          <w:rFonts w:hint="eastAsia" w:ascii="宋体" w:hAnsi="宋体" w:eastAsia="宋体" w:cs="仿宋"/>
          <w:color w:val="auto"/>
          <w:kern w:val="0"/>
          <w:sz w:val="32"/>
          <w:szCs w:val="32"/>
          <w:highlight w:val="none"/>
          <w:lang w:val="en-US" w:eastAsia="zh-CN"/>
        </w:rPr>
        <w:t>委派</w:t>
      </w:r>
      <w:r>
        <w:rPr>
          <w:rFonts w:hint="eastAsia" w:ascii="宋体" w:hAnsi="宋体" w:eastAsia="宋体" w:cs="仿宋"/>
          <w:color w:val="auto"/>
          <w:kern w:val="0"/>
          <w:sz w:val="32"/>
          <w:szCs w:val="32"/>
          <w:highlight w:val="none"/>
        </w:rPr>
        <w:t xml:space="preserve">研发人员来校上课，甲方提供场地及师资，联合建设标准化实训中心；基地面向学生实训、企业员工培训及社会技能认证开放。  </w:t>
      </w:r>
    </w:p>
    <w:p w14:paraId="5C3EA9DE">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2. 双方共同开展学生订单培养，推动符合乙方岗位需求的人才培养方案的完善实施。合作期内，乙方可于第</w:t>
      </w:r>
      <w:r>
        <w:rPr>
          <w:rFonts w:hint="eastAsia" w:ascii="宋体" w:hAnsi="宋体" w:eastAsia="宋体" w:cs="仿宋"/>
          <w:color w:val="auto"/>
          <w:kern w:val="0"/>
          <w:sz w:val="32"/>
          <w:szCs w:val="32"/>
          <w:highlight w:val="none"/>
          <w:u w:val="single"/>
        </w:rPr>
        <w:t xml:space="preserve"> 1/2/3 </w:t>
      </w:r>
      <w:r>
        <w:rPr>
          <w:rFonts w:hint="eastAsia" w:ascii="宋体" w:hAnsi="宋体" w:eastAsia="宋体" w:cs="仿宋"/>
          <w:color w:val="auto"/>
          <w:kern w:val="0"/>
          <w:sz w:val="32"/>
          <w:szCs w:val="32"/>
          <w:highlight w:val="none"/>
        </w:rPr>
        <w:t>学期末面向甲方在校生进行宣讲，学生自愿报名参加订单班，合作第一年招生计划</w:t>
      </w:r>
      <w:r>
        <w:rPr>
          <w:rFonts w:hint="eastAsia" w:ascii="宋体" w:hAnsi="宋体" w:eastAsia="宋体" w:cs="仿宋"/>
          <w:color w:val="auto"/>
          <w:kern w:val="0"/>
          <w:sz w:val="32"/>
          <w:szCs w:val="32"/>
          <w:highlight w:val="none"/>
          <w:u w:val="single"/>
        </w:rPr>
        <w:t xml:space="preserve"> 10 </w:t>
      </w:r>
      <w:r>
        <w:rPr>
          <w:rFonts w:hint="eastAsia" w:ascii="宋体" w:hAnsi="宋体" w:eastAsia="宋体" w:cs="仿宋"/>
          <w:color w:val="auto"/>
          <w:kern w:val="0"/>
          <w:sz w:val="32"/>
          <w:szCs w:val="32"/>
          <w:highlight w:val="none"/>
        </w:rPr>
        <w:t>名，第二年及以后每年订单班招生计划</w:t>
      </w:r>
      <w:r>
        <w:rPr>
          <w:rFonts w:hint="eastAsia" w:ascii="宋体" w:hAnsi="宋体" w:eastAsia="宋体" w:cs="仿宋"/>
          <w:color w:val="auto"/>
          <w:kern w:val="0"/>
          <w:sz w:val="32"/>
          <w:szCs w:val="32"/>
          <w:highlight w:val="none"/>
          <w:u w:val="single"/>
        </w:rPr>
        <w:t xml:space="preserve"> 10 </w:t>
      </w:r>
      <w:r>
        <w:rPr>
          <w:rFonts w:hint="eastAsia" w:ascii="宋体" w:hAnsi="宋体" w:eastAsia="宋体" w:cs="仿宋"/>
          <w:color w:val="auto"/>
          <w:kern w:val="0"/>
          <w:sz w:val="32"/>
          <w:szCs w:val="32"/>
          <w:highlight w:val="none"/>
        </w:rPr>
        <w:t>名，三年总额不少于</w:t>
      </w:r>
      <w:r>
        <w:rPr>
          <w:rFonts w:hint="eastAsia" w:ascii="宋体" w:hAnsi="宋体" w:eastAsia="宋体" w:cs="仿宋"/>
          <w:color w:val="auto"/>
          <w:kern w:val="0"/>
          <w:sz w:val="32"/>
          <w:szCs w:val="32"/>
          <w:highlight w:val="none"/>
          <w:u w:val="single"/>
        </w:rPr>
        <w:t xml:space="preserve"> 30 </w:t>
      </w:r>
      <w:r>
        <w:rPr>
          <w:rFonts w:hint="eastAsia" w:ascii="宋体" w:hAnsi="宋体" w:eastAsia="宋体" w:cs="仿宋"/>
          <w:color w:val="auto"/>
          <w:kern w:val="0"/>
          <w:sz w:val="32"/>
          <w:szCs w:val="32"/>
          <w:highlight w:val="none"/>
        </w:rPr>
        <w:t>名的招生计划。每年的指标数可视具体情况在总额内调整使用。</w:t>
      </w:r>
    </w:p>
    <w:p w14:paraId="31ADD60A">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（二）科研合作  </w:t>
      </w:r>
    </w:p>
    <w:p w14:paraId="7122BF63">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1. 隐形眼镜</w:t>
      </w:r>
      <w:del w:id="54" w:author="王成" w:date="2025-06-18T13:35:45Z">
        <w:r>
          <w:rPr>
            <w:rFonts w:hint="eastAsia" w:ascii="宋体" w:hAnsi="宋体" w:eastAsia="宋体" w:cs="仿宋"/>
            <w:color w:val="auto"/>
            <w:kern w:val="0"/>
            <w:sz w:val="32"/>
            <w:szCs w:val="32"/>
            <w:highlight w:val="none"/>
          </w:rPr>
          <w:delText>和大镜片</w:delText>
        </w:r>
      </w:del>
      <w:r>
        <w:rPr>
          <w:rFonts w:hint="eastAsia" w:ascii="宋体" w:hAnsi="宋体" w:eastAsia="宋体" w:cs="仿宋"/>
          <w:color w:val="auto"/>
          <w:kern w:val="0"/>
          <w:sz w:val="32"/>
          <w:szCs w:val="32"/>
          <w:highlight w:val="none"/>
        </w:rPr>
        <w:t>设计</w:t>
      </w:r>
      <w:ins w:id="55" w:author="王成" w:date="2025-06-18T13:35:47Z">
        <w:r>
          <w:rPr>
            <w:rFonts w:hint="eastAsia" w:ascii="宋体" w:hAnsi="宋体" w:eastAsia="宋体" w:cs="仿宋"/>
            <w:color w:val="auto"/>
            <w:kern w:val="0"/>
            <w:sz w:val="32"/>
            <w:szCs w:val="32"/>
            <w:highlight w:val="none"/>
            <w:lang w:val="en-US" w:eastAsia="zh-CN"/>
          </w:rPr>
          <w:t>和</w:t>
        </w:r>
      </w:ins>
      <w:ins w:id="56" w:author="王成" w:date="2025-06-18T13:35:49Z">
        <w:r>
          <w:rPr>
            <w:rFonts w:hint="eastAsia" w:ascii="宋体" w:hAnsi="宋体" w:eastAsia="宋体" w:cs="仿宋"/>
            <w:color w:val="auto"/>
            <w:kern w:val="0"/>
            <w:sz w:val="32"/>
            <w:szCs w:val="32"/>
            <w:highlight w:val="none"/>
            <w:lang w:val="en-US" w:eastAsia="zh-CN"/>
          </w:rPr>
          <w:t>教学</w:t>
        </w:r>
      </w:ins>
      <w:r>
        <w:rPr>
          <w:rFonts w:hint="eastAsia" w:ascii="宋体" w:hAnsi="宋体" w:eastAsia="宋体" w:cs="仿宋"/>
          <w:color w:val="auto"/>
          <w:kern w:val="0"/>
          <w:sz w:val="32"/>
          <w:szCs w:val="32"/>
          <w:highlight w:val="none"/>
        </w:rPr>
        <w:t>软件的开发：乙方开发一款适用于隐形软镜、角膜塑形镜</w:t>
      </w:r>
      <w:del w:id="57" w:author="王成" w:date="2025-06-18T13:35:59Z">
        <w:r>
          <w:rPr>
            <w:rFonts w:hint="eastAsia" w:ascii="宋体" w:hAnsi="宋体" w:eastAsia="宋体" w:cs="仿宋"/>
            <w:color w:val="auto"/>
            <w:kern w:val="0"/>
            <w:sz w:val="32"/>
            <w:szCs w:val="32"/>
            <w:highlight w:val="none"/>
          </w:rPr>
          <w:delText>和大镜片</w:delText>
        </w:r>
      </w:del>
      <w:r>
        <w:rPr>
          <w:rFonts w:hint="eastAsia" w:ascii="宋体" w:hAnsi="宋体" w:eastAsia="宋体" w:cs="仿宋"/>
          <w:color w:val="auto"/>
          <w:kern w:val="0"/>
          <w:sz w:val="32"/>
          <w:szCs w:val="32"/>
          <w:highlight w:val="none"/>
        </w:rPr>
        <w:t>设计的平台软件，甲方利用软件开展教学以及临床验证，推动软件的迭代升级。</w:t>
      </w:r>
    </w:p>
    <w:p w14:paraId="6FB014E9">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2.镜片产品临床验证：乙方按照新软件提供新设计的镜片产品，甲方承担临床验证与教学转化。</w:t>
      </w:r>
    </w:p>
    <w:p w14:paraId="6BB1CA05">
      <w:pPr>
        <w:ind w:firstLine="640" w:firstLineChars="200"/>
        <w:rPr>
          <w:rFonts w:hint="eastAsia"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3.教学装备联合研发：共建“眼视光技术研发实验室”，开发模拟实训设备及智能化教学工具。</w:t>
      </w:r>
    </w:p>
    <w:p w14:paraId="10AD7E3C">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4.</w:t>
      </w:r>
      <w:r>
        <w:rPr>
          <w:color w:val="auto"/>
          <w:highlight w:val="none"/>
        </w:rPr>
        <w:t xml:space="preserve"> </w:t>
      </w:r>
      <w:r>
        <w:rPr>
          <w:rFonts w:hint="eastAsia" w:ascii="宋体" w:hAnsi="宋体" w:eastAsia="宋体" w:cs="仿宋"/>
          <w:color w:val="auto"/>
          <w:kern w:val="0"/>
          <w:sz w:val="32"/>
          <w:szCs w:val="32"/>
          <w:highlight w:val="none"/>
        </w:rPr>
        <w:t>乙方</w:t>
      </w:r>
      <w:r>
        <w:rPr>
          <w:rFonts w:ascii="宋体" w:hAnsi="宋体" w:eastAsia="宋体" w:cs="仿宋"/>
          <w:color w:val="auto"/>
          <w:kern w:val="0"/>
          <w:sz w:val="32"/>
          <w:szCs w:val="32"/>
          <w:highlight w:val="none"/>
        </w:rPr>
        <w:t>利用自身优势，协助学院引入预计496万资金支持智慧视光专业群接触镜验配实训室提升建设与裂隙灯智能训练考核装置及干眼和角膜地形图测试仪系统开发项目</w:t>
      </w:r>
      <w:r>
        <w:rPr>
          <w:rFonts w:hint="eastAsia" w:ascii="宋体" w:hAnsi="宋体" w:eastAsia="宋体" w:cs="仿宋"/>
          <w:color w:val="auto"/>
          <w:kern w:val="0"/>
          <w:sz w:val="32"/>
          <w:szCs w:val="32"/>
          <w:highlight w:val="none"/>
        </w:rPr>
        <w:t>，具体内容另行签订技术服务协议，并且提供技术数据，甲方承担临床验证与教学转化，推动进口设备国产化及技术升级。</w:t>
      </w:r>
    </w:p>
    <w:p w14:paraId="65E60839">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（三）培训与技能开发  </w:t>
      </w:r>
    </w:p>
    <w:p w14:paraId="3C800336">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1.专项技术培训：乙方提供培训师及工程师支持，甲方组织师资，共同开发隐形眼镜</w:t>
      </w:r>
      <w:del w:id="58" w:author="王成" w:date="2025-06-18T13:36:15Z">
        <w:r>
          <w:rPr>
            <w:rFonts w:hint="eastAsia" w:ascii="宋体" w:hAnsi="宋体" w:eastAsia="宋体" w:cs="仿宋"/>
            <w:color w:val="auto"/>
            <w:kern w:val="0"/>
            <w:sz w:val="32"/>
            <w:szCs w:val="32"/>
            <w:highlight w:val="none"/>
          </w:rPr>
          <w:delText>和大镜片</w:delText>
        </w:r>
      </w:del>
      <w:r>
        <w:rPr>
          <w:rFonts w:hint="eastAsia" w:ascii="宋体" w:hAnsi="宋体" w:eastAsia="宋体" w:cs="仿宋"/>
          <w:color w:val="auto"/>
          <w:kern w:val="0"/>
          <w:sz w:val="32"/>
          <w:szCs w:val="32"/>
          <w:highlight w:val="none"/>
        </w:rPr>
        <w:t xml:space="preserve">设计软件、裂隙灯智能训练考核系统、干眼和角膜地形图测试仪等设备的临床应用培训课程联合培训，颁发技能认证证书，全国推广；  </w:t>
      </w:r>
    </w:p>
    <w:p w14:paraId="21FDFED1">
      <w:pPr>
        <w:ind w:firstLine="640" w:firstLineChars="200"/>
        <w:rPr>
          <w:rFonts w:hint="eastAsia"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2.师资能力提升：乙方每年为甲方教师提供不少于2次的技术研修，涵盖行业新进展、新设备操作与维护等。  </w:t>
      </w:r>
    </w:p>
    <w:p w14:paraId="22343682">
      <w:pPr>
        <w:ind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（四）标准与规范制定</w:t>
      </w:r>
    </w:p>
    <w:p w14:paraId="481BE07C">
      <w:pPr>
        <w:ind w:firstLine="640" w:firstLineChars="200"/>
        <w:rPr>
          <w:rFonts w:hint="eastAsia"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1.甲、乙双方联合推动</w:t>
      </w:r>
      <w:r>
        <w:rPr>
          <w:rFonts w:hint="eastAsia" w:ascii="宋体" w:hAnsi="宋体" w:eastAsia="宋体" w:cs="仿宋"/>
          <w:color w:val="auto"/>
          <w:kern w:val="0"/>
          <w:sz w:val="32"/>
          <w:szCs w:val="32"/>
          <w:highlight w:val="none"/>
          <w:lang w:val="en-US" w:eastAsia="zh-CN"/>
        </w:rPr>
        <w:t>接触镜、裂隙灯、干眼等相关</w:t>
      </w:r>
      <w:r>
        <w:rPr>
          <w:rFonts w:hint="eastAsia" w:ascii="宋体" w:hAnsi="宋体" w:eastAsia="宋体" w:cs="仿宋"/>
          <w:color w:val="auto"/>
          <w:kern w:val="0"/>
          <w:sz w:val="32"/>
          <w:szCs w:val="32"/>
          <w:highlight w:val="none"/>
        </w:rPr>
        <w:t>领域评定标准及共识，推动眼视光行业</w:t>
      </w:r>
      <w:r>
        <w:rPr>
          <w:rFonts w:hint="eastAsia" w:ascii="宋体" w:hAnsi="宋体" w:eastAsia="宋体" w:cs="仿宋"/>
          <w:color w:val="auto"/>
          <w:kern w:val="0"/>
          <w:sz w:val="32"/>
          <w:szCs w:val="32"/>
          <w:highlight w:val="none"/>
          <w:lang w:val="en-US" w:eastAsia="zh-CN"/>
        </w:rPr>
        <w:t>标准技术</w:t>
      </w:r>
      <w:r>
        <w:rPr>
          <w:rFonts w:hint="eastAsia" w:ascii="宋体" w:hAnsi="宋体" w:eastAsia="宋体" w:cs="仿宋"/>
          <w:color w:val="auto"/>
          <w:kern w:val="0"/>
          <w:sz w:val="32"/>
          <w:szCs w:val="32"/>
          <w:highlight w:val="none"/>
        </w:rPr>
        <w:t>的迭代升级。</w:t>
      </w:r>
    </w:p>
    <w:p w14:paraId="6184BA99">
      <w:pPr>
        <w:ind w:firstLine="640" w:firstLineChars="200"/>
        <w:rPr>
          <w:rFonts w:hint="eastAsia"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2. 甲、乙双方联合邀请VR设备研发人员为甲方提供授课、考核，并颁发相关资质，授权甲方进行教学。甲方具有整理使用数据及培训课程改进方案的义务。</w:t>
      </w:r>
    </w:p>
    <w:p w14:paraId="5C54CB87">
      <w:pPr>
        <w:pStyle w:val="21"/>
        <w:tabs>
          <w:tab w:val="center" w:pos="4103"/>
        </w:tabs>
        <w:spacing w:line="346" w:lineRule="auto"/>
        <w:ind w:right="102" w:firstLine="640"/>
        <w:rPr>
          <w:rFonts w:ascii="黑体" w:hAnsi="黑体" w:eastAsia="黑体" w:cs="仿宋"/>
          <w:color w:val="auto"/>
          <w:kern w:val="0"/>
          <w:sz w:val="32"/>
          <w:szCs w:val="32"/>
          <w:highlight w:val="none"/>
        </w:rPr>
      </w:pPr>
      <w:r>
        <w:rPr>
          <w:rFonts w:hint="eastAsia" w:ascii="黑体" w:hAnsi="黑体" w:eastAsia="黑体" w:cs="仿宋"/>
          <w:color w:val="auto"/>
          <w:kern w:val="0"/>
          <w:sz w:val="32"/>
          <w:szCs w:val="32"/>
          <w:highlight w:val="none"/>
        </w:rPr>
        <w:t>三、甲方的责任与义务</w:t>
      </w:r>
    </w:p>
    <w:p w14:paraId="526B0039">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1.提供实训场地、基础设备及教学管理团队；   </w:t>
      </w:r>
    </w:p>
    <w:p w14:paraId="39E6ECAB">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2.组织课程实施及质量评估</w:t>
      </w:r>
      <w:r>
        <w:rPr>
          <w:rFonts w:hint="eastAsia" w:ascii="宋体" w:hAnsi="宋体" w:eastAsia="宋体" w:cs="仿宋"/>
          <w:color w:val="auto"/>
          <w:kern w:val="0"/>
          <w:sz w:val="32"/>
          <w:szCs w:val="32"/>
          <w:highlight w:val="none"/>
          <w:lang w:eastAsia="zh-CN"/>
        </w:rPr>
        <w:t>；</w:t>
      </w:r>
      <w:r>
        <w:rPr>
          <w:rFonts w:hint="eastAsia" w:ascii="宋体" w:hAnsi="宋体" w:eastAsia="宋体" w:cs="仿宋"/>
          <w:color w:val="auto"/>
          <w:kern w:val="0"/>
          <w:sz w:val="32"/>
          <w:szCs w:val="32"/>
          <w:highlight w:val="none"/>
        </w:rPr>
        <w:t xml:space="preserve"> </w:t>
      </w:r>
    </w:p>
    <w:p w14:paraId="79680836">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3.牵头申报科研项目，协调资源支持技术验证；  </w:t>
      </w:r>
    </w:p>
    <w:p w14:paraId="1F4F5336">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4.主导开发培训项目，组织培训及推广活动。</w:t>
      </w:r>
    </w:p>
    <w:p w14:paraId="51EA97CA">
      <w:pPr>
        <w:pStyle w:val="21"/>
        <w:tabs>
          <w:tab w:val="center" w:pos="4103"/>
        </w:tabs>
        <w:spacing w:line="346" w:lineRule="auto"/>
        <w:ind w:right="102" w:firstLine="640"/>
        <w:rPr>
          <w:rFonts w:ascii="黑体" w:hAnsi="黑体" w:eastAsia="黑体" w:cs="仿宋"/>
          <w:color w:val="auto"/>
          <w:kern w:val="0"/>
          <w:sz w:val="32"/>
          <w:szCs w:val="32"/>
          <w:highlight w:val="none"/>
        </w:rPr>
      </w:pPr>
      <w:r>
        <w:rPr>
          <w:rFonts w:hint="eastAsia" w:ascii="黑体" w:hAnsi="黑体" w:eastAsia="黑体" w:cs="仿宋"/>
          <w:color w:val="auto"/>
          <w:kern w:val="0"/>
          <w:sz w:val="32"/>
          <w:szCs w:val="32"/>
          <w:highlight w:val="none"/>
        </w:rPr>
        <w:t>四、乙方的责任与义务</w:t>
      </w:r>
    </w:p>
    <w:p w14:paraId="7F934267">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1.捐赠/提供眼科检查设备用于实训基地建设；  </w:t>
      </w:r>
    </w:p>
    <w:p w14:paraId="3ABFAD50">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2.指派工程师参与验配教学、教材开发及考核评价；  </w:t>
      </w:r>
    </w:p>
    <w:p w14:paraId="26BC0CEF">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3.开放产品研发数据，支持软件开发技术攻关；  </w:t>
      </w:r>
    </w:p>
    <w:p w14:paraId="2DA45FBA">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4.指派工程师参与培训项目开发，招生及推广活动。</w:t>
      </w:r>
    </w:p>
    <w:p w14:paraId="41CFB26C">
      <w:pPr>
        <w:pStyle w:val="21"/>
        <w:tabs>
          <w:tab w:val="center" w:pos="4103"/>
        </w:tabs>
        <w:spacing w:line="346" w:lineRule="auto"/>
        <w:ind w:right="102" w:firstLine="640"/>
        <w:rPr>
          <w:rFonts w:ascii="黑体" w:hAnsi="黑体" w:eastAsia="黑体" w:cs="仿宋"/>
          <w:color w:val="auto"/>
          <w:kern w:val="0"/>
          <w:sz w:val="32"/>
          <w:szCs w:val="32"/>
          <w:highlight w:val="none"/>
        </w:rPr>
      </w:pPr>
      <w:r>
        <w:rPr>
          <w:rFonts w:hint="eastAsia" w:ascii="黑体" w:hAnsi="黑体" w:eastAsia="黑体" w:cs="仿宋"/>
          <w:color w:val="auto"/>
          <w:kern w:val="0"/>
          <w:sz w:val="32"/>
          <w:szCs w:val="32"/>
          <w:highlight w:val="none"/>
        </w:rPr>
        <w:t>五、其它有关事项</w:t>
      </w:r>
    </w:p>
    <w:p w14:paraId="5A0166A9">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1.积极宣传报道双方各类合作事项，积极参与职业技能讲堂开展的一系列活动。</w:t>
      </w:r>
    </w:p>
    <w:p w14:paraId="0C2DD453">
      <w:pPr>
        <w:tabs>
          <w:tab w:val="center" w:pos="4103"/>
        </w:tabs>
        <w:spacing w:line="346" w:lineRule="auto"/>
        <w:ind w:right="103" w:rightChars="49" w:firstLine="640" w:firstLineChars="200"/>
        <w:jc w:val="left"/>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2.</w:t>
      </w:r>
      <w:r>
        <w:rPr>
          <w:rFonts w:hint="eastAsia" w:ascii="宋体" w:hAnsi="宋体" w:eastAsia="宋体" w:cs="仿宋"/>
          <w:color w:val="auto"/>
          <w:kern w:val="0"/>
          <w:sz w:val="32"/>
          <w:szCs w:val="32"/>
          <w:highlight w:val="none"/>
        </w:rPr>
        <w:t>为加快推进协议实施，甲乙双方同意成立联合工作组，各自委派相关领导及工作人员参与，制订工作计划，细化工作方案，定期交流研讨，确保协议落实。</w:t>
      </w:r>
    </w:p>
    <w:p w14:paraId="7359A58C">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3.</w:t>
      </w:r>
      <w:r>
        <w:rPr>
          <w:rFonts w:hint="eastAsia" w:ascii="宋体" w:hAnsi="宋体" w:eastAsia="宋体" w:cs="仿宋"/>
          <w:color w:val="auto"/>
          <w:kern w:val="0"/>
          <w:sz w:val="32"/>
          <w:szCs w:val="32"/>
          <w:highlight w:val="none"/>
        </w:rPr>
        <w:t>本协议为合作框架协议，合作项目中具体事宜需在正式协议中进一步予以明确。如具体项目合作协议与本协议冲突,以具体项目合作协议为准；如具体项目合作协议未约定的，未约定的部分仍适用本协议。</w:t>
      </w:r>
    </w:p>
    <w:p w14:paraId="165A0541">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4.</w:t>
      </w:r>
      <w:r>
        <w:rPr>
          <w:rFonts w:hint="eastAsia" w:ascii="宋体" w:hAnsi="宋体" w:eastAsia="宋体" w:cs="仿宋"/>
          <w:color w:val="auto"/>
          <w:kern w:val="0"/>
          <w:sz w:val="32"/>
          <w:szCs w:val="32"/>
          <w:highlight w:val="none"/>
        </w:rPr>
        <w:t>在双方签订</w:t>
      </w:r>
      <w:r>
        <w:rPr>
          <w:rFonts w:ascii="宋体" w:hAnsi="宋体" w:eastAsia="宋体" w:cs="仿宋"/>
          <w:color w:val="auto"/>
          <w:kern w:val="0"/>
          <w:sz w:val="32"/>
          <w:szCs w:val="32"/>
          <w:highlight w:val="none"/>
        </w:rPr>
        <w:t>本合作框架协议后</w:t>
      </w:r>
      <w:r>
        <w:rPr>
          <w:rFonts w:hint="eastAsia" w:ascii="宋体" w:hAnsi="宋体" w:eastAsia="宋体" w:cs="仿宋"/>
          <w:color w:val="auto"/>
          <w:kern w:val="0"/>
          <w:sz w:val="32"/>
          <w:szCs w:val="32"/>
          <w:highlight w:val="none"/>
        </w:rPr>
        <w:t>，双方可就本协议项下的合作事宜以新闻形式发布，但发布前应由双方进行内容的确认。在本次合作期限内及终止后，保密信息接收方不得向任何其他人（除了依法应向其披露的政府行政部门以外）披露本合作项下的保密信息，包括但不限于价格、数据、产品、技术等，否则应承担相应法律责任并赔偿因此给对方造成的损失（包括但不限于经济、声誉等方面的损失）。</w:t>
      </w:r>
    </w:p>
    <w:p w14:paraId="124EDD05">
      <w:pPr>
        <w:ind w:firstLine="640" w:firstLineChars="200"/>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5.</w:t>
      </w:r>
      <w:r>
        <w:rPr>
          <w:rFonts w:hint="eastAsia" w:ascii="宋体" w:hAnsi="宋体" w:eastAsia="宋体" w:cs="仿宋"/>
          <w:color w:val="auto"/>
          <w:kern w:val="0"/>
          <w:sz w:val="32"/>
          <w:szCs w:val="32"/>
          <w:highlight w:val="none"/>
        </w:rPr>
        <w:t>在本次合作中，不得视为任何一方有关之任何知识产权（包括任何商标、标识、图样、名称、专有技术、专利）的转让。未经一方事先书面同意，另一方不得使用知识产权用于本次合作以外之用途，亦无权以任何方式，明示或暗示地转让、许可或再授权任何第三方。任何一方不得从事损害有关知识产权的有效性、价值或声誉的任何活动，也不得进行任何反向工程。</w:t>
      </w:r>
    </w:p>
    <w:p w14:paraId="69E7338B">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6.</w:t>
      </w:r>
      <w:r>
        <w:rPr>
          <w:rFonts w:hint="eastAsia" w:ascii="宋体" w:hAnsi="宋体" w:eastAsia="宋体" w:cs="仿宋"/>
          <w:color w:val="auto"/>
          <w:kern w:val="0"/>
          <w:sz w:val="32"/>
          <w:szCs w:val="32"/>
          <w:highlight w:val="none"/>
        </w:rPr>
        <w:t>协议执行中的任何争议，由双方友好协商解决。如一方违反协议约定，造成对方损害，使合作目的难以实现，应由违约方承担相关责任。如双方</w:t>
      </w:r>
      <w:r>
        <w:rPr>
          <w:rFonts w:ascii="宋体" w:hAnsi="宋体" w:eastAsia="宋体" w:cs="仿宋"/>
          <w:color w:val="auto"/>
          <w:kern w:val="0"/>
          <w:sz w:val="32"/>
          <w:szCs w:val="32"/>
          <w:highlight w:val="none"/>
        </w:rPr>
        <w:t>对</w:t>
      </w:r>
      <w:r>
        <w:rPr>
          <w:rFonts w:hint="eastAsia" w:ascii="宋体" w:hAnsi="宋体" w:eastAsia="宋体" w:cs="仿宋"/>
          <w:color w:val="auto"/>
          <w:kern w:val="0"/>
          <w:sz w:val="32"/>
          <w:szCs w:val="32"/>
          <w:highlight w:val="none"/>
        </w:rPr>
        <w:t>合同内容有异议，双方同意提交天津仲裁委员会，依据该会仲裁规则予以仲裁，仲裁结果具有终局性。</w:t>
      </w:r>
    </w:p>
    <w:p w14:paraId="2373928D">
      <w:pPr>
        <w:tabs>
          <w:tab w:val="center" w:pos="4103"/>
        </w:tabs>
        <w:spacing w:line="346" w:lineRule="auto"/>
        <w:ind w:right="102" w:firstLine="640" w:firstLineChars="200"/>
        <w:rPr>
          <w:rFonts w:ascii="黑体" w:hAnsi="黑体" w:eastAsia="黑体" w:cs="黑体"/>
          <w:bCs/>
          <w:color w:val="auto"/>
          <w:kern w:val="0"/>
          <w:sz w:val="32"/>
          <w:szCs w:val="32"/>
          <w:highlight w:val="none"/>
        </w:rPr>
      </w:pPr>
      <w:r>
        <w:rPr>
          <w:rFonts w:hint="eastAsia" w:ascii="黑体" w:hAnsi="黑体" w:eastAsia="黑体" w:cs="黑体"/>
          <w:bCs/>
          <w:color w:val="auto"/>
          <w:kern w:val="0"/>
          <w:sz w:val="32"/>
          <w:szCs w:val="32"/>
          <w:highlight w:val="none"/>
        </w:rPr>
        <w:t>六、合作期限</w:t>
      </w:r>
    </w:p>
    <w:p w14:paraId="042F83EB">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双方首期合作有效期三年，即自2</w:t>
      </w:r>
      <w:r>
        <w:rPr>
          <w:rFonts w:ascii="宋体" w:hAnsi="宋体" w:eastAsia="宋体" w:cs="仿宋"/>
          <w:color w:val="auto"/>
          <w:kern w:val="0"/>
          <w:sz w:val="32"/>
          <w:szCs w:val="32"/>
          <w:highlight w:val="none"/>
        </w:rPr>
        <w:t>0</w:t>
      </w:r>
      <w:r>
        <w:rPr>
          <w:rFonts w:hint="eastAsia" w:ascii="宋体" w:hAnsi="宋体" w:eastAsia="宋体" w:cs="仿宋"/>
          <w:color w:val="auto"/>
          <w:kern w:val="0"/>
          <w:sz w:val="32"/>
          <w:szCs w:val="32"/>
          <w:highlight w:val="none"/>
        </w:rPr>
        <w:t>25</w:t>
      </w:r>
      <w:r>
        <w:rPr>
          <w:rFonts w:ascii="宋体" w:hAnsi="宋体" w:eastAsia="宋体" w:cs="仿宋"/>
          <w:color w:val="auto"/>
          <w:kern w:val="0"/>
          <w:sz w:val="32"/>
          <w:szCs w:val="32"/>
          <w:highlight w:val="none"/>
        </w:rPr>
        <w:t>年</w:t>
      </w:r>
      <w:ins w:id="59" w:author="王成" w:date="2025-06-18T13:36:40Z">
        <w:r>
          <w:rPr>
            <w:rFonts w:hint="eastAsia" w:ascii="宋体" w:hAnsi="宋体" w:eastAsia="宋体" w:cs="仿宋"/>
            <w:color w:val="auto"/>
            <w:kern w:val="0"/>
            <w:sz w:val="32"/>
            <w:szCs w:val="32"/>
            <w:highlight w:val="none"/>
            <w:lang w:val="en-US" w:eastAsia="zh-CN"/>
          </w:rPr>
          <w:t>6</w:t>
        </w:r>
      </w:ins>
      <w:del w:id="60" w:author="王成" w:date="2025-06-18T13:36:39Z">
        <w:r>
          <w:rPr>
            <w:rFonts w:hint="eastAsia" w:ascii="宋体" w:hAnsi="宋体" w:eastAsia="宋体" w:cs="仿宋"/>
            <w:color w:val="auto"/>
            <w:kern w:val="0"/>
            <w:sz w:val="32"/>
            <w:szCs w:val="32"/>
            <w:highlight w:val="none"/>
          </w:rPr>
          <w:delText>5</w:delText>
        </w:r>
      </w:del>
      <w:r>
        <w:rPr>
          <w:rFonts w:ascii="宋体" w:hAnsi="宋体" w:eastAsia="宋体" w:cs="仿宋"/>
          <w:color w:val="auto"/>
          <w:kern w:val="0"/>
          <w:sz w:val="32"/>
          <w:szCs w:val="32"/>
          <w:highlight w:val="none"/>
        </w:rPr>
        <w:t>月</w:t>
      </w:r>
      <w:r>
        <w:rPr>
          <w:rFonts w:hint="eastAsia" w:ascii="宋体" w:hAnsi="宋体" w:eastAsia="宋体" w:cs="仿宋"/>
          <w:color w:val="auto"/>
          <w:kern w:val="0"/>
          <w:sz w:val="32"/>
          <w:szCs w:val="32"/>
          <w:highlight w:val="none"/>
        </w:rPr>
        <w:t>20</w:t>
      </w:r>
      <w:r>
        <w:rPr>
          <w:rFonts w:ascii="宋体" w:hAnsi="宋体" w:eastAsia="宋体" w:cs="仿宋"/>
          <w:color w:val="auto"/>
          <w:kern w:val="0"/>
          <w:sz w:val="32"/>
          <w:szCs w:val="32"/>
          <w:highlight w:val="none"/>
        </w:rPr>
        <w:t>日起算至</w:t>
      </w:r>
      <w:r>
        <w:rPr>
          <w:rFonts w:hint="eastAsia" w:ascii="宋体" w:hAnsi="宋体" w:eastAsia="宋体" w:cs="仿宋"/>
          <w:color w:val="auto"/>
          <w:kern w:val="0"/>
          <w:sz w:val="32"/>
          <w:szCs w:val="32"/>
          <w:highlight w:val="none"/>
        </w:rPr>
        <w:t>2028</w:t>
      </w:r>
      <w:r>
        <w:rPr>
          <w:rFonts w:ascii="宋体" w:hAnsi="宋体" w:eastAsia="宋体" w:cs="仿宋"/>
          <w:color w:val="auto"/>
          <w:kern w:val="0"/>
          <w:sz w:val="32"/>
          <w:szCs w:val="32"/>
          <w:highlight w:val="none"/>
        </w:rPr>
        <w:t>年</w:t>
      </w:r>
      <w:ins w:id="61" w:author="王成" w:date="2025-06-18T13:36:43Z">
        <w:r>
          <w:rPr>
            <w:rFonts w:hint="eastAsia" w:ascii="宋体" w:hAnsi="宋体" w:eastAsia="宋体" w:cs="仿宋"/>
            <w:color w:val="auto"/>
            <w:kern w:val="0"/>
            <w:sz w:val="32"/>
            <w:szCs w:val="32"/>
            <w:highlight w:val="none"/>
            <w:lang w:val="en-US" w:eastAsia="zh-CN"/>
          </w:rPr>
          <w:t>6</w:t>
        </w:r>
      </w:ins>
      <w:del w:id="62" w:author="王成" w:date="2025-06-18T13:36:42Z">
        <w:r>
          <w:rPr>
            <w:rFonts w:hint="eastAsia" w:ascii="宋体" w:hAnsi="宋体" w:eastAsia="宋体" w:cs="仿宋"/>
            <w:color w:val="auto"/>
            <w:kern w:val="0"/>
            <w:sz w:val="32"/>
            <w:szCs w:val="32"/>
            <w:highlight w:val="none"/>
          </w:rPr>
          <w:delText>5</w:delText>
        </w:r>
      </w:del>
      <w:r>
        <w:rPr>
          <w:rFonts w:ascii="宋体" w:hAnsi="宋体" w:eastAsia="宋体" w:cs="仿宋"/>
          <w:color w:val="auto"/>
          <w:kern w:val="0"/>
          <w:sz w:val="32"/>
          <w:szCs w:val="32"/>
          <w:highlight w:val="none"/>
        </w:rPr>
        <w:t>月</w:t>
      </w:r>
      <w:r>
        <w:rPr>
          <w:rFonts w:hint="eastAsia" w:ascii="宋体" w:hAnsi="宋体" w:eastAsia="宋体" w:cs="仿宋"/>
          <w:color w:val="auto"/>
          <w:kern w:val="0"/>
          <w:sz w:val="32"/>
          <w:szCs w:val="32"/>
          <w:highlight w:val="none"/>
        </w:rPr>
        <w:t>1</w:t>
      </w:r>
      <w:bookmarkStart w:id="1" w:name="_GoBack"/>
      <w:bookmarkEnd w:id="1"/>
      <w:r>
        <w:rPr>
          <w:rFonts w:hint="eastAsia" w:ascii="宋体" w:hAnsi="宋体" w:eastAsia="宋体" w:cs="仿宋"/>
          <w:color w:val="auto"/>
          <w:kern w:val="0"/>
          <w:sz w:val="32"/>
          <w:szCs w:val="32"/>
          <w:highlight w:val="none"/>
        </w:rPr>
        <w:t>9</w:t>
      </w:r>
      <w:r>
        <w:rPr>
          <w:rFonts w:ascii="宋体" w:hAnsi="宋体" w:eastAsia="宋体" w:cs="仿宋"/>
          <w:color w:val="auto"/>
          <w:kern w:val="0"/>
          <w:sz w:val="32"/>
          <w:szCs w:val="32"/>
          <w:highlight w:val="none"/>
        </w:rPr>
        <w:t>日终止</w:t>
      </w:r>
      <w:r>
        <w:rPr>
          <w:rFonts w:hint="eastAsia" w:ascii="宋体" w:hAnsi="宋体" w:eastAsia="宋体" w:cs="仿宋"/>
          <w:color w:val="auto"/>
          <w:kern w:val="0"/>
          <w:sz w:val="32"/>
          <w:szCs w:val="32"/>
          <w:highlight w:val="none"/>
        </w:rPr>
        <w:t>。协议期满，经友好协商，另行签订继续合作协议。本协议终止时，根据本协议约定所赋与对方之名称、称号等的权限及其他基于本协议所产生之战略合作资格及权利全部终止。</w:t>
      </w:r>
    </w:p>
    <w:p w14:paraId="0B247C31">
      <w:pPr>
        <w:tabs>
          <w:tab w:val="center" w:pos="4103"/>
        </w:tabs>
        <w:spacing w:line="346" w:lineRule="auto"/>
        <w:ind w:right="102" w:firstLine="640" w:firstLineChars="200"/>
        <w:rPr>
          <w:rFonts w:ascii="黑体" w:hAnsi="黑体" w:eastAsia="黑体" w:cs="黑体"/>
          <w:bCs/>
          <w:color w:val="auto"/>
          <w:kern w:val="0"/>
          <w:sz w:val="32"/>
          <w:szCs w:val="32"/>
          <w:highlight w:val="none"/>
        </w:rPr>
      </w:pPr>
      <w:r>
        <w:rPr>
          <w:rFonts w:hint="eastAsia" w:ascii="黑体" w:hAnsi="黑体" w:eastAsia="黑体" w:cs="黑体"/>
          <w:bCs/>
          <w:color w:val="auto"/>
          <w:kern w:val="0"/>
          <w:sz w:val="32"/>
          <w:szCs w:val="32"/>
          <w:highlight w:val="none"/>
        </w:rPr>
        <w:t>七、其他</w:t>
      </w:r>
    </w:p>
    <w:p w14:paraId="07607D79">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hint="eastAsia" w:ascii="宋体" w:hAnsi="宋体" w:eastAsia="宋体" w:cs="仿宋"/>
          <w:color w:val="auto"/>
          <w:kern w:val="0"/>
          <w:sz w:val="32"/>
          <w:szCs w:val="32"/>
          <w:highlight w:val="none"/>
        </w:rPr>
        <w:t xml:space="preserve">1. </w:t>
      </w:r>
      <w:r>
        <w:rPr>
          <w:rFonts w:ascii="宋体" w:hAnsi="宋体" w:eastAsia="宋体" w:cs="仿宋"/>
          <w:color w:val="auto"/>
          <w:kern w:val="0"/>
          <w:sz w:val="32"/>
          <w:szCs w:val="32"/>
          <w:highlight w:val="none"/>
        </w:rPr>
        <w:t>一方在本协议履行过程中向对方发出或者提供的所有通知、文件、文书、资料等，均以本协议所列明的对方地址送达，一方向对方指定联络人手机或电子邮箱发送的短信或电子邮件亦视为已送达对方。一方如果迁址、变更电话或变更指定联络人，应当书面通知另一方；未履行书面通知义务的，一方按原地址、原指定联络人邮寄相关材料或通知相关信息即视为已履行送达义务。</w:t>
      </w:r>
    </w:p>
    <w:p w14:paraId="45E75B97">
      <w:pPr>
        <w:tabs>
          <w:tab w:val="center" w:pos="4103"/>
        </w:tabs>
        <w:spacing w:line="346" w:lineRule="auto"/>
        <w:ind w:right="102" w:firstLine="640" w:firstLineChars="200"/>
        <w:rPr>
          <w:rFonts w:ascii="宋体" w:hAnsi="宋体" w:eastAsia="宋体" w:cs="仿宋"/>
          <w:color w:val="auto"/>
          <w:kern w:val="0"/>
          <w:sz w:val="32"/>
          <w:szCs w:val="32"/>
          <w:highlight w:val="none"/>
        </w:rPr>
      </w:pPr>
      <w:r>
        <w:rPr>
          <w:rFonts w:ascii="宋体" w:hAnsi="宋体" w:eastAsia="宋体" w:cs="仿宋"/>
          <w:color w:val="auto"/>
          <w:kern w:val="0"/>
          <w:sz w:val="32"/>
          <w:szCs w:val="32"/>
          <w:highlight w:val="none"/>
        </w:rPr>
        <w:t>9.</w:t>
      </w:r>
      <w:r>
        <w:rPr>
          <w:rFonts w:hint="eastAsia" w:ascii="宋体" w:hAnsi="宋体" w:eastAsia="宋体" w:cs="仿宋"/>
          <w:color w:val="auto"/>
          <w:kern w:val="0"/>
          <w:sz w:val="32"/>
          <w:szCs w:val="32"/>
          <w:highlight w:val="none"/>
        </w:rPr>
        <w:t>战略合作框架协议一式</w:t>
      </w:r>
      <w:r>
        <w:rPr>
          <w:rFonts w:hint="eastAsia" w:ascii="宋体" w:hAnsi="宋体" w:eastAsia="宋体" w:cs="仿宋"/>
          <w:color w:val="auto"/>
          <w:kern w:val="0"/>
          <w:sz w:val="32"/>
          <w:szCs w:val="32"/>
          <w:highlight w:val="none"/>
          <w:u w:val="single"/>
        </w:rPr>
        <w:t xml:space="preserve"> 陆 </w:t>
      </w:r>
      <w:r>
        <w:rPr>
          <w:rFonts w:hint="eastAsia" w:ascii="宋体" w:hAnsi="宋体" w:eastAsia="宋体" w:cs="仿宋"/>
          <w:color w:val="auto"/>
          <w:kern w:val="0"/>
          <w:sz w:val="32"/>
          <w:szCs w:val="32"/>
          <w:highlight w:val="none"/>
        </w:rPr>
        <w:t>份，甲乙双方各执叁份，具有同等法律效力，自双方授权代表签字并加盖印章之日起生效。</w:t>
      </w:r>
    </w:p>
    <w:p w14:paraId="32664BEB">
      <w:pPr>
        <w:spacing w:line="600" w:lineRule="exac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（以下</w:t>
      </w:r>
      <w:r>
        <w:rPr>
          <w:rFonts w:ascii="宋体" w:hAnsi="宋体" w:eastAsia="宋体" w:cs="仿宋"/>
          <w:color w:val="auto"/>
          <w:sz w:val="32"/>
          <w:szCs w:val="32"/>
          <w:highlight w:val="none"/>
        </w:rPr>
        <w:t>无正文</w:t>
      </w:r>
      <w:r>
        <w:rPr>
          <w:rFonts w:hint="eastAsia" w:ascii="宋体" w:hAnsi="宋体" w:eastAsia="宋体" w:cs="仿宋"/>
          <w:color w:val="auto"/>
          <w:sz w:val="32"/>
          <w:szCs w:val="32"/>
          <w:highlight w:val="none"/>
        </w:rPr>
        <w:t>）</w:t>
      </w:r>
    </w:p>
    <w:p w14:paraId="58A44F9F">
      <w:pPr>
        <w:spacing w:line="600" w:lineRule="exact"/>
        <w:jc w:val="left"/>
        <w:rPr>
          <w:rFonts w:ascii="宋体" w:hAnsi="宋体" w:eastAsia="宋体" w:cs="仿宋"/>
          <w:color w:val="auto"/>
          <w:sz w:val="32"/>
          <w:szCs w:val="32"/>
          <w:highlight w:val="none"/>
        </w:rPr>
      </w:pPr>
    </w:p>
    <w:p w14:paraId="7BE59D06">
      <w:pPr>
        <w:spacing w:line="600" w:lineRule="exact"/>
        <w:jc w:val="lef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甲方：天津市职业大学          乙方：苏州高视高清医</w:t>
      </w:r>
    </w:p>
    <w:p w14:paraId="27FB9FDB">
      <w:pPr>
        <w:spacing w:line="600" w:lineRule="exact"/>
        <w:ind w:firstLine="4800" w:firstLineChars="1500"/>
        <w:jc w:val="lef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疗技术有限公司</w:t>
      </w:r>
    </w:p>
    <w:p w14:paraId="768C009A">
      <w:pPr>
        <w:spacing w:line="600" w:lineRule="exact"/>
        <w:jc w:val="lef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 xml:space="preserve">                                    </w:t>
      </w:r>
    </w:p>
    <w:p w14:paraId="39633E38">
      <w:pPr>
        <w:spacing w:line="600" w:lineRule="exac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签约代表人：                  签约代表人：</w:t>
      </w:r>
    </w:p>
    <w:p w14:paraId="24BAA6FF">
      <w:pPr>
        <w:spacing w:line="600" w:lineRule="exact"/>
        <w:rPr>
          <w:rFonts w:ascii="宋体" w:hAnsi="宋体" w:eastAsia="宋体" w:cs="仿宋"/>
          <w:color w:val="auto"/>
          <w:sz w:val="32"/>
          <w:szCs w:val="32"/>
          <w:highlight w:val="none"/>
        </w:rPr>
      </w:pPr>
      <w:r>
        <w:rPr>
          <w:rFonts w:hint="eastAsia" w:ascii="宋体" w:hAnsi="宋体" w:eastAsia="宋体" w:cs="仿宋"/>
          <w:color w:val="auto"/>
          <w:sz w:val="32"/>
          <w:szCs w:val="32"/>
          <w:highlight w:val="none"/>
        </w:rPr>
        <w:t>日期：                        日期：</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3846C">
    <w:pPr>
      <w:pStyle w:val="7"/>
      <w:jc w:val="center"/>
    </w:pPr>
    <w:r>
      <w:fldChar w:fldCharType="begin"/>
    </w:r>
    <w:r>
      <w:instrText xml:space="preserve">PAGE   \* MERGEFORMAT</w:instrText>
    </w:r>
    <w:r>
      <w:fldChar w:fldCharType="separate"/>
    </w:r>
    <w:r>
      <w:rPr>
        <w:lang w:val="zh-CN"/>
      </w:rPr>
      <w:t>4</w:t>
    </w:r>
    <w:r>
      <w:fldChar w:fldCharType="end"/>
    </w:r>
  </w:p>
  <w:p w14:paraId="6AE41EEB">
    <w:pPr>
      <w:pStyle w:val="7"/>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成">
    <w15:presenceInfo w15:providerId="WPS Office" w15:userId="1416557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Q2NTE0OTljMTg1NTAyOWY0ZGVjNWRlZmQ4NmZkNTkifQ=="/>
  </w:docVars>
  <w:rsids>
    <w:rsidRoot w:val="0005698F"/>
    <w:rsid w:val="00005C09"/>
    <w:rsid w:val="00007590"/>
    <w:rsid w:val="00022278"/>
    <w:rsid w:val="00032BA6"/>
    <w:rsid w:val="000403C4"/>
    <w:rsid w:val="00044A64"/>
    <w:rsid w:val="0005698F"/>
    <w:rsid w:val="00077B6A"/>
    <w:rsid w:val="00083C75"/>
    <w:rsid w:val="000B7E36"/>
    <w:rsid w:val="000C0D03"/>
    <w:rsid w:val="000C45BF"/>
    <w:rsid w:val="000C472A"/>
    <w:rsid w:val="000C4756"/>
    <w:rsid w:val="000D0D92"/>
    <w:rsid w:val="000D14C7"/>
    <w:rsid w:val="000D1F7D"/>
    <w:rsid w:val="000E5CF0"/>
    <w:rsid w:val="00121183"/>
    <w:rsid w:val="001243C8"/>
    <w:rsid w:val="001467AD"/>
    <w:rsid w:val="00146D13"/>
    <w:rsid w:val="0018059D"/>
    <w:rsid w:val="00194734"/>
    <w:rsid w:val="00196739"/>
    <w:rsid w:val="001A400B"/>
    <w:rsid w:val="001B2126"/>
    <w:rsid w:val="001B349A"/>
    <w:rsid w:val="001B47F2"/>
    <w:rsid w:val="001F5DEA"/>
    <w:rsid w:val="00204563"/>
    <w:rsid w:val="0021089E"/>
    <w:rsid w:val="0021492C"/>
    <w:rsid w:val="002448D0"/>
    <w:rsid w:val="00255B23"/>
    <w:rsid w:val="002601B4"/>
    <w:rsid w:val="00265298"/>
    <w:rsid w:val="0027471E"/>
    <w:rsid w:val="002802CD"/>
    <w:rsid w:val="00287AC6"/>
    <w:rsid w:val="002A0287"/>
    <w:rsid w:val="002A3A55"/>
    <w:rsid w:val="002B4ACC"/>
    <w:rsid w:val="002E5974"/>
    <w:rsid w:val="002F01FC"/>
    <w:rsid w:val="00336207"/>
    <w:rsid w:val="00342830"/>
    <w:rsid w:val="003455DC"/>
    <w:rsid w:val="00364DCA"/>
    <w:rsid w:val="003A3605"/>
    <w:rsid w:val="003D3FD5"/>
    <w:rsid w:val="003F3F27"/>
    <w:rsid w:val="003F4466"/>
    <w:rsid w:val="003F71BB"/>
    <w:rsid w:val="00405509"/>
    <w:rsid w:val="00412B80"/>
    <w:rsid w:val="0042137E"/>
    <w:rsid w:val="0042341D"/>
    <w:rsid w:val="0043154E"/>
    <w:rsid w:val="004358C4"/>
    <w:rsid w:val="004363DD"/>
    <w:rsid w:val="0044035C"/>
    <w:rsid w:val="00451152"/>
    <w:rsid w:val="004B1EA6"/>
    <w:rsid w:val="004B42F2"/>
    <w:rsid w:val="004C0A34"/>
    <w:rsid w:val="004C157D"/>
    <w:rsid w:val="004C4E7A"/>
    <w:rsid w:val="004D7229"/>
    <w:rsid w:val="004F021B"/>
    <w:rsid w:val="005007B0"/>
    <w:rsid w:val="005054CB"/>
    <w:rsid w:val="00527DE6"/>
    <w:rsid w:val="00543BE3"/>
    <w:rsid w:val="00553BF7"/>
    <w:rsid w:val="00560EBE"/>
    <w:rsid w:val="00575092"/>
    <w:rsid w:val="005A7BFD"/>
    <w:rsid w:val="005F29FB"/>
    <w:rsid w:val="00607516"/>
    <w:rsid w:val="006163EA"/>
    <w:rsid w:val="00635C77"/>
    <w:rsid w:val="00644A1E"/>
    <w:rsid w:val="00660481"/>
    <w:rsid w:val="0066499F"/>
    <w:rsid w:val="006D720A"/>
    <w:rsid w:val="006E7277"/>
    <w:rsid w:val="00704DB7"/>
    <w:rsid w:val="007106F3"/>
    <w:rsid w:val="00740E98"/>
    <w:rsid w:val="00756CD7"/>
    <w:rsid w:val="007643B5"/>
    <w:rsid w:val="00766A60"/>
    <w:rsid w:val="00771316"/>
    <w:rsid w:val="007B5F4F"/>
    <w:rsid w:val="007D2B25"/>
    <w:rsid w:val="007D4AB8"/>
    <w:rsid w:val="007F084C"/>
    <w:rsid w:val="007F6860"/>
    <w:rsid w:val="00814013"/>
    <w:rsid w:val="00821B93"/>
    <w:rsid w:val="00825046"/>
    <w:rsid w:val="0083757F"/>
    <w:rsid w:val="008819D6"/>
    <w:rsid w:val="0089187C"/>
    <w:rsid w:val="008B3831"/>
    <w:rsid w:val="008B75E0"/>
    <w:rsid w:val="008D3263"/>
    <w:rsid w:val="008D51EB"/>
    <w:rsid w:val="008F1805"/>
    <w:rsid w:val="0090734B"/>
    <w:rsid w:val="00910C7C"/>
    <w:rsid w:val="00911A7A"/>
    <w:rsid w:val="0092491B"/>
    <w:rsid w:val="00942206"/>
    <w:rsid w:val="00951A94"/>
    <w:rsid w:val="00955CCC"/>
    <w:rsid w:val="009570E0"/>
    <w:rsid w:val="009727F9"/>
    <w:rsid w:val="00974F24"/>
    <w:rsid w:val="009B6C4C"/>
    <w:rsid w:val="009D52B8"/>
    <w:rsid w:val="009E7A79"/>
    <w:rsid w:val="00A00661"/>
    <w:rsid w:val="00A025BA"/>
    <w:rsid w:val="00A178BD"/>
    <w:rsid w:val="00A25F11"/>
    <w:rsid w:val="00A3301A"/>
    <w:rsid w:val="00A55E58"/>
    <w:rsid w:val="00A934EF"/>
    <w:rsid w:val="00AE397F"/>
    <w:rsid w:val="00AF68AF"/>
    <w:rsid w:val="00AF6A25"/>
    <w:rsid w:val="00B127FF"/>
    <w:rsid w:val="00B1485E"/>
    <w:rsid w:val="00B35377"/>
    <w:rsid w:val="00B47452"/>
    <w:rsid w:val="00B55A51"/>
    <w:rsid w:val="00B725CF"/>
    <w:rsid w:val="00B75174"/>
    <w:rsid w:val="00B946C5"/>
    <w:rsid w:val="00BC3EEB"/>
    <w:rsid w:val="00BD6FB9"/>
    <w:rsid w:val="00BF742C"/>
    <w:rsid w:val="00C00259"/>
    <w:rsid w:val="00C01263"/>
    <w:rsid w:val="00C07D9F"/>
    <w:rsid w:val="00C4129E"/>
    <w:rsid w:val="00C4231D"/>
    <w:rsid w:val="00C444D0"/>
    <w:rsid w:val="00C64856"/>
    <w:rsid w:val="00C67806"/>
    <w:rsid w:val="00C94CEC"/>
    <w:rsid w:val="00CE3472"/>
    <w:rsid w:val="00D04AFD"/>
    <w:rsid w:val="00D309ED"/>
    <w:rsid w:val="00D40112"/>
    <w:rsid w:val="00D402E6"/>
    <w:rsid w:val="00D55C7A"/>
    <w:rsid w:val="00D65C78"/>
    <w:rsid w:val="00D7130E"/>
    <w:rsid w:val="00DA4317"/>
    <w:rsid w:val="00DA603B"/>
    <w:rsid w:val="00DE008F"/>
    <w:rsid w:val="00DF7B5D"/>
    <w:rsid w:val="00E23D9F"/>
    <w:rsid w:val="00E241A3"/>
    <w:rsid w:val="00E27A04"/>
    <w:rsid w:val="00E402C9"/>
    <w:rsid w:val="00E520C9"/>
    <w:rsid w:val="00E53B75"/>
    <w:rsid w:val="00E5728D"/>
    <w:rsid w:val="00E874DE"/>
    <w:rsid w:val="00E9351D"/>
    <w:rsid w:val="00EC0593"/>
    <w:rsid w:val="00F018A7"/>
    <w:rsid w:val="00F475A4"/>
    <w:rsid w:val="00F55BCD"/>
    <w:rsid w:val="00F84EB7"/>
    <w:rsid w:val="00F8629A"/>
    <w:rsid w:val="00F875D2"/>
    <w:rsid w:val="00F97B62"/>
    <w:rsid w:val="00FD066D"/>
    <w:rsid w:val="00FE075D"/>
    <w:rsid w:val="0F4F5A5E"/>
    <w:rsid w:val="10720801"/>
    <w:rsid w:val="131329D8"/>
    <w:rsid w:val="185B7C66"/>
    <w:rsid w:val="1A274C5F"/>
    <w:rsid w:val="1BE11932"/>
    <w:rsid w:val="22966C58"/>
    <w:rsid w:val="262C7D7C"/>
    <w:rsid w:val="395F2DC3"/>
    <w:rsid w:val="419B4BB7"/>
    <w:rsid w:val="468B0CE7"/>
    <w:rsid w:val="471333AE"/>
    <w:rsid w:val="52CD24EF"/>
    <w:rsid w:val="62987C2D"/>
    <w:rsid w:val="71206D6F"/>
    <w:rsid w:val="740B2A1F"/>
    <w:rsid w:val="77116F15"/>
    <w:rsid w:val="79D01273"/>
    <w:rsid w:val="7F5746D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16"/>
    <w:qFormat/>
    <w:uiPriority w:val="9"/>
    <w:pPr>
      <w:widowControl/>
      <w:spacing w:before="100" w:beforeAutospacing="1" w:after="100" w:afterAutospacing="1"/>
      <w:jc w:val="left"/>
      <w:outlineLvl w:val="0"/>
    </w:pPr>
    <w:rPr>
      <w:rFonts w:ascii="宋体" w:hAnsi="宋体" w:eastAsia="宋体"/>
      <w:b/>
      <w:bCs/>
      <w:kern w:val="36"/>
      <w:sz w:val="48"/>
      <w:szCs w:val="48"/>
    </w:rPr>
  </w:style>
  <w:style w:type="paragraph" w:styleId="3">
    <w:name w:val="heading 2"/>
    <w:basedOn w:val="1"/>
    <w:next w:val="1"/>
    <w:qFormat/>
    <w:uiPriority w:val="9"/>
    <w:pPr>
      <w:spacing w:beforeAutospacing="1" w:afterAutospacing="1"/>
      <w:jc w:val="left"/>
      <w:outlineLvl w:val="1"/>
    </w:pPr>
    <w:rPr>
      <w:rFonts w:hint="eastAsia" w:ascii="宋体" w:hAnsi="宋体" w:eastAsia="宋体" w:cs="Times New Roman"/>
      <w:b/>
      <w:kern w:val="0"/>
      <w:sz w:val="36"/>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3"/>
    <w:qFormat/>
    <w:uiPriority w:val="99"/>
    <w:pPr>
      <w:jc w:val="left"/>
    </w:pPr>
  </w:style>
  <w:style w:type="paragraph" w:styleId="5">
    <w:name w:val="Date"/>
    <w:basedOn w:val="1"/>
    <w:next w:val="1"/>
    <w:link w:val="22"/>
    <w:qFormat/>
    <w:uiPriority w:val="99"/>
    <w:pPr>
      <w:ind w:left="100" w:leftChars="2500"/>
    </w:pPr>
  </w:style>
  <w:style w:type="paragraph" w:styleId="6">
    <w:name w:val="Balloon Text"/>
    <w:basedOn w:val="1"/>
    <w:link w:val="18"/>
    <w:qFormat/>
    <w:uiPriority w:val="99"/>
    <w:rPr>
      <w:sz w:val="18"/>
      <w:szCs w:val="18"/>
    </w:rPr>
  </w:style>
  <w:style w:type="paragraph" w:styleId="7">
    <w:name w:val="footer"/>
    <w:basedOn w:val="1"/>
    <w:link w:val="20"/>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99"/>
    <w:pPr>
      <w:widowControl/>
      <w:spacing w:before="100" w:beforeAutospacing="1" w:after="100" w:afterAutospacing="1"/>
      <w:jc w:val="left"/>
    </w:pPr>
    <w:rPr>
      <w:rFonts w:ascii="宋体" w:hAnsi="宋体" w:eastAsia="宋体"/>
      <w:kern w:val="0"/>
      <w:sz w:val="24"/>
      <w:szCs w:val="24"/>
    </w:rPr>
  </w:style>
  <w:style w:type="paragraph" w:styleId="10">
    <w:name w:val="annotation subject"/>
    <w:basedOn w:val="4"/>
    <w:next w:val="4"/>
    <w:link w:val="24"/>
    <w:qFormat/>
    <w:uiPriority w:val="99"/>
    <w:rPr>
      <w:b/>
      <w:bCs/>
    </w:rPr>
  </w:style>
  <w:style w:type="table" w:styleId="12">
    <w:name w:val="Table Grid"/>
    <w:basedOn w:val="11"/>
    <w:qFormat/>
    <w:uiPriority w:val="39"/>
    <w:rPr>
      <w:kern w:val="2"/>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Hyperlink"/>
    <w:basedOn w:val="13"/>
    <w:qFormat/>
    <w:uiPriority w:val="99"/>
    <w:rPr>
      <w:color w:val="0000FF"/>
      <w:u w:val="single"/>
    </w:rPr>
  </w:style>
  <w:style w:type="character" w:styleId="15">
    <w:name w:val="annotation reference"/>
    <w:basedOn w:val="13"/>
    <w:qFormat/>
    <w:uiPriority w:val="99"/>
    <w:rPr>
      <w:sz w:val="21"/>
      <w:szCs w:val="21"/>
    </w:rPr>
  </w:style>
  <w:style w:type="character" w:customStyle="1" w:styleId="16">
    <w:name w:val="标题 1字符"/>
    <w:basedOn w:val="13"/>
    <w:link w:val="2"/>
    <w:qFormat/>
    <w:uiPriority w:val="9"/>
    <w:rPr>
      <w:rFonts w:ascii="宋体" w:hAnsi="宋体" w:eastAsia="宋体" w:cs="宋体"/>
      <w:b/>
      <w:bCs/>
      <w:kern w:val="36"/>
      <w:sz w:val="48"/>
      <w:szCs w:val="48"/>
    </w:rPr>
  </w:style>
  <w:style w:type="character" w:customStyle="1" w:styleId="17">
    <w:name w:val="ask-title"/>
    <w:basedOn w:val="13"/>
    <w:qFormat/>
    <w:uiPriority w:val="0"/>
  </w:style>
  <w:style w:type="character" w:customStyle="1" w:styleId="18">
    <w:name w:val="批注框文本字符"/>
    <w:basedOn w:val="13"/>
    <w:link w:val="6"/>
    <w:qFormat/>
    <w:uiPriority w:val="99"/>
    <w:rPr>
      <w:kern w:val="2"/>
      <w:sz w:val="18"/>
      <w:szCs w:val="18"/>
    </w:rPr>
  </w:style>
  <w:style w:type="character" w:customStyle="1" w:styleId="19">
    <w:name w:val="页眉字符"/>
    <w:basedOn w:val="13"/>
    <w:link w:val="8"/>
    <w:qFormat/>
    <w:uiPriority w:val="99"/>
    <w:rPr>
      <w:rFonts w:ascii="等线" w:hAnsi="等线" w:eastAsia="等线" w:cs="宋体"/>
      <w:kern w:val="2"/>
      <w:sz w:val="18"/>
      <w:szCs w:val="18"/>
    </w:rPr>
  </w:style>
  <w:style w:type="character" w:customStyle="1" w:styleId="20">
    <w:name w:val="页脚字符"/>
    <w:basedOn w:val="13"/>
    <w:link w:val="7"/>
    <w:qFormat/>
    <w:uiPriority w:val="99"/>
    <w:rPr>
      <w:rFonts w:ascii="等线" w:hAnsi="等线" w:eastAsia="等线" w:cs="宋体"/>
      <w:kern w:val="2"/>
      <w:sz w:val="18"/>
      <w:szCs w:val="18"/>
    </w:rPr>
  </w:style>
  <w:style w:type="paragraph" w:styleId="21">
    <w:name w:val="List Paragraph"/>
    <w:basedOn w:val="1"/>
    <w:qFormat/>
    <w:uiPriority w:val="34"/>
    <w:pPr>
      <w:ind w:firstLine="420" w:firstLineChars="200"/>
    </w:pPr>
  </w:style>
  <w:style w:type="character" w:customStyle="1" w:styleId="22">
    <w:name w:val="日期字符"/>
    <w:basedOn w:val="13"/>
    <w:link w:val="5"/>
    <w:qFormat/>
    <w:uiPriority w:val="99"/>
    <w:rPr>
      <w:rFonts w:ascii="等线" w:hAnsi="等线" w:eastAsia="等线" w:cs="宋体"/>
      <w:kern w:val="2"/>
      <w:sz w:val="21"/>
      <w:szCs w:val="22"/>
    </w:rPr>
  </w:style>
  <w:style w:type="character" w:customStyle="1" w:styleId="23">
    <w:name w:val="批注文字字符"/>
    <w:basedOn w:val="13"/>
    <w:link w:val="4"/>
    <w:qFormat/>
    <w:uiPriority w:val="99"/>
    <w:rPr>
      <w:rFonts w:ascii="等线" w:hAnsi="等线" w:eastAsia="等线" w:cs="宋体"/>
      <w:kern w:val="2"/>
      <w:sz w:val="21"/>
      <w:szCs w:val="22"/>
    </w:rPr>
  </w:style>
  <w:style w:type="character" w:customStyle="1" w:styleId="24">
    <w:name w:val="批注主题字符"/>
    <w:basedOn w:val="23"/>
    <w:link w:val="10"/>
    <w:qFormat/>
    <w:uiPriority w:val="99"/>
    <w:rPr>
      <w:rFonts w:ascii="等线" w:hAnsi="等线" w:eastAsia="等线" w:cs="宋体"/>
      <w:b/>
      <w:bCs/>
      <w:kern w:val="2"/>
      <w:sz w:val="21"/>
      <w:szCs w:val="22"/>
    </w:rPr>
  </w:style>
  <w:style w:type="paragraph" w:customStyle="1" w:styleId="25">
    <w:name w:val="修订1"/>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D5A0C-685B-FC4F-B3CF-E2ADF700A25E}">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8</Pages>
  <Words>2922</Words>
  <Characters>2979</Characters>
  <Lines>22</Lines>
  <Paragraphs>6</Paragraphs>
  <TotalTime>62</TotalTime>
  <ScaleCrop>false</ScaleCrop>
  <LinksUpToDate>false</LinksUpToDate>
  <CharactersWithSpaces>3118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2023-03-20T01:54:00Z</dcterms:created>
  <dc:creator>苏 清华</dc:creator>
  <cp:lastModifiedBy>王成</cp:lastModifiedBy>
  <cp:lastPrinted>2020-06-02T06:02:00Z</cp:lastPrinted>
  <dcterms:modified xsi:type="dcterms:W3CDTF">2025-06-18T05:37:07Z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EE38A97591044DED891415514F9BDFB3_13</vt:lpwstr>
  </property>
  <property fmtid="{D5CDD505-2E9C-101B-9397-08002B2CF9AE}" pid="4" name="KSOTemplateDocerSaveRecord">
    <vt:lpwstr>eyJoZGlkIjoiMDljYzUzMWQ4OWI0YzBkYjYzMDRhZTY5ZjZkYmFmYTgiLCJ1c2VySWQiOiI1MzUyMDQ1NjQifQ==</vt:lpwstr>
  </property>
</Properties>
</file>